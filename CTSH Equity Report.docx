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15EDB" w14:textId="64F26B36" w:rsidR="00D077E9" w:rsidRPr="00E629D2" w:rsidRDefault="00D077E9" w:rsidP="00D70D02">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anchor distT="0" distB="0" distL="114300" distR="114300" simplePos="0" relativeHeight="251658240" behindDoc="1" locked="0" layoutInCell="1" allowOverlap="1" wp14:anchorId="1B3D779E" wp14:editId="3EC3590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629D2" w:rsidRPr="00E629D2" w14:paraId="6A742A41" w14:textId="77777777" w:rsidTr="00D077E9">
        <w:trPr>
          <w:trHeight w:val="1894"/>
        </w:trPr>
        <w:tc>
          <w:tcPr>
            <w:tcW w:w="5580" w:type="dxa"/>
            <w:tcBorders>
              <w:top w:val="nil"/>
              <w:left w:val="nil"/>
              <w:bottom w:val="nil"/>
              <w:right w:val="nil"/>
            </w:tcBorders>
          </w:tcPr>
          <w:p w14:paraId="0ED0F0B9" w14:textId="77777777" w:rsidR="00D077E9" w:rsidRPr="00E629D2" w:rsidRDefault="00D077E9" w:rsidP="00D077E9">
            <w:pPr>
              <w:rPr>
                <w:rFonts w:ascii="Times New Roman" w:hAnsi="Times New Roman" w:cs="Times New Roman"/>
                <w:color w:val="0F0D29" w:themeColor="text1"/>
              </w:rPr>
            </w:pPr>
            <w:r w:rsidRPr="00E629D2">
              <w:rPr>
                <w:rFonts w:ascii="Times New Roman" w:hAnsi="Times New Roman" w:cs="Times New Roman"/>
                <w:noProof/>
                <w:color w:val="0F0D29" w:themeColor="text1"/>
              </w:rPr>
              <mc:AlternateContent>
                <mc:Choice Requires="wps">
                  <w:drawing>
                    <wp:inline distT="0" distB="0" distL="0" distR="0" wp14:anchorId="6D4C54D1" wp14:editId="46D3BAB6">
                      <wp:extent cx="3528695" cy="566738"/>
                      <wp:effectExtent l="0" t="0" r="0" b="5080"/>
                      <wp:docPr id="8" name="Text Box 8"/>
                      <wp:cNvGraphicFramePr/>
                      <a:graphic xmlns:a="http://schemas.openxmlformats.org/drawingml/2006/main">
                        <a:graphicData uri="http://schemas.microsoft.com/office/word/2010/wordprocessingShape">
                          <wps:wsp>
                            <wps:cNvSpPr txBox="1"/>
                            <wps:spPr>
                              <a:xfrm>
                                <a:off x="0" y="0"/>
                                <a:ext cx="3528695" cy="566738"/>
                              </a:xfrm>
                              <a:prstGeom prst="rect">
                                <a:avLst/>
                              </a:prstGeom>
                              <a:noFill/>
                              <a:ln w="6350">
                                <a:noFill/>
                              </a:ln>
                            </wps:spPr>
                            <wps:txbx>
                              <w:txbxContent>
                                <w:p w14:paraId="4BCB0038" w14:textId="6FC15F68" w:rsidR="00D077E9" w:rsidRPr="00D86945" w:rsidRDefault="00657F9F" w:rsidP="00C92B22">
                                  <w:pPr>
                                    <w:pStyle w:val="Title"/>
                                  </w:pPr>
                                  <w:r>
                                    <w:t>COGNIZANT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4C54D1" id="_x0000_t202" coordsize="21600,21600" o:spt="202" path="m,l,21600r21600,l21600,xe">
                      <v:stroke joinstyle="miter"/>
                      <v:path gradientshapeok="t" o:connecttype="rect"/>
                    </v:shapetype>
                    <v:shape id="Text Box 8" o:spid="_x0000_s1026" type="#_x0000_t202" style="width:277.85pt;height: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" filled="f" stroked="f" strokeweight=".5pt">
                      <v:textbox>
                        <w:txbxContent>
                          <w:p w14:paraId="4BCB0038" w14:textId="6FC15F68" w:rsidR="00D077E9" w:rsidRPr="00D86945" w:rsidRDefault="00657F9F" w:rsidP="00C92B22">
                            <w:pPr>
                              <w:pStyle w:val="Title"/>
                            </w:pPr>
                            <w:r>
                              <w:t>COGNIZANT</w:t>
                            </w:r>
                          </w:p>
                        </w:txbxContent>
                      </v:textbox>
                      <w10:anchorlock/>
                    </v:shape>
                  </w:pict>
                </mc:Fallback>
              </mc:AlternateContent>
            </w:r>
          </w:p>
          <w:p w14:paraId="00AF91AC" w14:textId="26C2F4F2" w:rsidR="00D077E9" w:rsidRPr="00E629D2" w:rsidRDefault="00D62914" w:rsidP="00D077E9">
            <w:pPr>
              <w:rPr>
                <w:rFonts w:ascii="Times New Roman" w:hAnsi="Times New Roman" w:cs="Times New Roman"/>
                <w:color w:val="0F0D29" w:themeColor="text1"/>
              </w:rPr>
            </w:pPr>
            <w:r w:rsidRPr="00E629D2">
              <w:rPr>
                <w:rFonts w:ascii="Times New Roman" w:hAnsi="Times New Roman" w:cs="Times New Roman"/>
                <w:noProof/>
                <w:color w:val="0F0D29" w:themeColor="text1"/>
              </w:rPr>
              <mc:AlternateContent>
                <mc:Choice Requires="wps">
                  <w:drawing>
                    <wp:anchor distT="0" distB="0" distL="114300" distR="114300" simplePos="0" relativeHeight="251662336" behindDoc="0" locked="0" layoutInCell="1" allowOverlap="1" wp14:anchorId="42D49165" wp14:editId="5A537209">
                      <wp:simplePos x="0" y="0"/>
                      <wp:positionH relativeFrom="column">
                        <wp:posOffset>38100</wp:posOffset>
                      </wp:positionH>
                      <wp:positionV relativeFrom="paragraph">
                        <wp:posOffset>312420</wp:posOffset>
                      </wp:positionV>
                      <wp:extent cx="3307080" cy="4023360"/>
                      <wp:effectExtent l="0" t="0" r="26670" b="15240"/>
                      <wp:wrapNone/>
                      <wp:docPr id="11" name="Text Box 11"/>
                      <wp:cNvGraphicFramePr/>
                      <a:graphic xmlns:a="http://schemas.openxmlformats.org/drawingml/2006/main">
                        <a:graphicData uri="http://schemas.microsoft.com/office/word/2010/wordprocessingShape">
                          <wps:wsp>
                            <wps:cNvSpPr txBox="1"/>
                            <wps:spPr>
                              <a:xfrm>
                                <a:off x="0" y="0"/>
                                <a:ext cx="3307080" cy="4023360"/>
                              </a:xfrm>
                              <a:prstGeom prst="rect">
                                <a:avLst/>
                              </a:prstGeom>
                              <a:solidFill>
                                <a:schemeClr val="accent4">
                                  <a:lumMod val="20000"/>
                                  <a:lumOff val="80000"/>
                                </a:schemeClr>
                              </a:solidFill>
                              <a:ln w="6350">
                                <a:solidFill>
                                  <a:prstClr val="black"/>
                                </a:solidFill>
                              </a:ln>
                            </wps:spPr>
                            <wps:txbx>
                              <w:txbxContent>
                                <w:p w14:paraId="75BB2CCB" w14:textId="6412A329" w:rsidR="00C92B22" w:rsidRPr="00F81B4F" w:rsidRDefault="00C92B22">
                                  <w:r w:rsidRPr="00F81B4F">
                                    <w:rPr>
                                      <w:sz w:val="48"/>
                                      <w:szCs w:val="40"/>
                                    </w:rPr>
                                    <w:t>Recommendation:</w:t>
                                  </w:r>
                                  <w:r w:rsidR="00A6167C" w:rsidRPr="00F81B4F">
                                    <w:rPr>
                                      <w:sz w:val="48"/>
                                      <w:szCs w:val="40"/>
                                    </w:rPr>
                                    <w:t xml:space="preserve"> Sell</w:t>
                                  </w:r>
                                </w:p>
                                <w:p w14:paraId="7BA27737" w14:textId="7E22CB34" w:rsidR="00C92B22" w:rsidRPr="00090B5E" w:rsidRDefault="00C92B22" w:rsidP="00F81B4F">
                                  <w:pPr>
                                    <w:rPr>
                                      <w:b w:val="0"/>
                                      <w:bCs/>
                                    </w:rPr>
                                  </w:pPr>
                                </w:p>
                                <w:p w14:paraId="1050ACBC" w14:textId="0C70FBFD" w:rsidR="00C92B22" w:rsidRPr="00090B5E" w:rsidRDefault="00090B5E" w:rsidP="00090B5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5E">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Stock data as on 11</w:t>
                                  </w:r>
                                  <w:r w:rsidRPr="00090B5E">
                                    <w:rPr>
                                      <w:b w:val="0"/>
                                      <w:color w:val="00206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090B5E">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February 2025</w:t>
                                  </w:r>
                                </w:p>
                                <w:tbl>
                                  <w:tblPr>
                                    <w:tblStyle w:val="TableGrid"/>
                                    <w:tblW w:w="0" w:type="auto"/>
                                    <w:tblLook w:val="04A0" w:firstRow="1" w:lastRow="0" w:firstColumn="1" w:lastColumn="0" w:noHBand="0" w:noVBand="1"/>
                                  </w:tblPr>
                                  <w:tblGrid>
                                    <w:gridCol w:w="2972"/>
                                    <w:gridCol w:w="1928"/>
                                  </w:tblGrid>
                                  <w:tr w:rsidR="00D62914" w14:paraId="129FE3C0" w14:textId="77777777" w:rsidTr="00D62914">
                                    <w:tc>
                                      <w:tcPr>
                                        <w:tcW w:w="2972" w:type="dxa"/>
                                      </w:tcPr>
                                      <w:p w14:paraId="51B07788" w14:textId="77777777" w:rsidR="00D62914" w:rsidRPr="00090B5E" w:rsidRDefault="00D62914" w:rsidP="00D62914">
                                        <w:pPr>
                                          <w:rPr>
                                            <w:b w:val="0"/>
                                            <w:bCs/>
                                          </w:rPr>
                                        </w:pPr>
                                        <w:r w:rsidRPr="00090B5E">
                                          <w:rPr>
                                            <w:b w:val="0"/>
                                            <w:bCs/>
                                          </w:rPr>
                                          <w:t>52 week H/L (in USD):</w:t>
                                        </w:r>
                                      </w:p>
                                      <w:p w14:paraId="093A2CD3" w14:textId="77777777" w:rsidR="00D62914" w:rsidRDefault="00D62914">
                                        <w:pPr>
                                          <w:rPr>
                                            <w:b w:val="0"/>
                                            <w:bCs/>
                                          </w:rPr>
                                        </w:pPr>
                                      </w:p>
                                    </w:tc>
                                    <w:tc>
                                      <w:tcPr>
                                        <w:tcW w:w="1928" w:type="dxa"/>
                                      </w:tcPr>
                                      <w:p w14:paraId="17D64849" w14:textId="757C706F" w:rsidR="00D62914" w:rsidRDefault="00B53FDA">
                                        <w:pPr>
                                          <w:rPr>
                                            <w:b w:val="0"/>
                                            <w:bCs/>
                                          </w:rPr>
                                        </w:pPr>
                                        <w:r>
                                          <w:rPr>
                                            <w:b w:val="0"/>
                                            <w:bCs/>
                                          </w:rPr>
                                          <w:t>63.8-90.8</w:t>
                                        </w:r>
                                      </w:p>
                                    </w:tc>
                                  </w:tr>
                                  <w:tr w:rsidR="00D62914" w14:paraId="3757BFDC" w14:textId="77777777" w:rsidTr="00D62914">
                                    <w:tc>
                                      <w:tcPr>
                                        <w:tcW w:w="2972" w:type="dxa"/>
                                      </w:tcPr>
                                      <w:p w14:paraId="1C865BB4" w14:textId="77777777" w:rsidR="00D62914" w:rsidRPr="00090B5E" w:rsidRDefault="00D62914" w:rsidP="00D62914">
                                        <w:pPr>
                                          <w:rPr>
                                            <w:b w:val="0"/>
                                            <w:bCs/>
                                          </w:rPr>
                                        </w:pPr>
                                        <w:r w:rsidRPr="00090B5E">
                                          <w:rPr>
                                            <w:b w:val="0"/>
                                            <w:bCs/>
                                          </w:rPr>
                                          <w:t>Market Cap(in USD):</w:t>
                                        </w:r>
                                      </w:p>
                                      <w:p w14:paraId="1AF0FE51" w14:textId="77777777" w:rsidR="00D62914" w:rsidRDefault="00D62914">
                                        <w:pPr>
                                          <w:rPr>
                                            <w:b w:val="0"/>
                                            <w:bCs/>
                                          </w:rPr>
                                        </w:pPr>
                                      </w:p>
                                    </w:tc>
                                    <w:tc>
                                      <w:tcPr>
                                        <w:tcW w:w="1928" w:type="dxa"/>
                                      </w:tcPr>
                                      <w:p w14:paraId="2A591A6E" w14:textId="644D6B23" w:rsidR="00D62914" w:rsidRDefault="00F81B4F">
                                        <w:pPr>
                                          <w:rPr>
                                            <w:b w:val="0"/>
                                            <w:bCs/>
                                          </w:rPr>
                                        </w:pPr>
                                        <w:r>
                                          <w:rPr>
                                            <w:b w:val="0"/>
                                            <w:bCs/>
                                          </w:rPr>
                                          <w:t>37.54 Billion</w:t>
                                        </w:r>
                                      </w:p>
                                    </w:tc>
                                  </w:tr>
                                  <w:tr w:rsidR="00D62914" w14:paraId="6B5A151C" w14:textId="77777777" w:rsidTr="00D62914">
                                    <w:tc>
                                      <w:tcPr>
                                        <w:tcW w:w="2972" w:type="dxa"/>
                                      </w:tcPr>
                                      <w:p w14:paraId="59F3EC7D" w14:textId="77777777" w:rsidR="00D62914" w:rsidRPr="00090B5E" w:rsidRDefault="00D62914" w:rsidP="00D62914">
                                        <w:pPr>
                                          <w:rPr>
                                            <w:b w:val="0"/>
                                            <w:bCs/>
                                          </w:rPr>
                                        </w:pPr>
                                        <w:r w:rsidRPr="00090B5E">
                                          <w:rPr>
                                            <w:b w:val="0"/>
                                            <w:bCs/>
                                          </w:rPr>
                                          <w:t>Outstanding Shares(in USD):</w:t>
                                        </w:r>
                                      </w:p>
                                      <w:p w14:paraId="3C6822DB" w14:textId="77777777" w:rsidR="00D62914" w:rsidRDefault="00D62914">
                                        <w:pPr>
                                          <w:rPr>
                                            <w:b w:val="0"/>
                                            <w:bCs/>
                                          </w:rPr>
                                        </w:pPr>
                                      </w:p>
                                    </w:tc>
                                    <w:tc>
                                      <w:tcPr>
                                        <w:tcW w:w="1928" w:type="dxa"/>
                                      </w:tcPr>
                                      <w:p w14:paraId="020DED6D" w14:textId="38A3FD09" w:rsidR="00D62914" w:rsidRDefault="00F81B4F">
                                        <w:pPr>
                                          <w:rPr>
                                            <w:b w:val="0"/>
                                            <w:bCs/>
                                          </w:rPr>
                                        </w:pPr>
                                        <w:r>
                                          <w:rPr>
                                            <w:b w:val="0"/>
                                            <w:bCs/>
                                          </w:rPr>
                                          <w:t>497.4 Million</w:t>
                                        </w:r>
                                      </w:p>
                                    </w:tc>
                                  </w:tr>
                                  <w:tr w:rsidR="00D62914" w14:paraId="1C180344" w14:textId="77777777" w:rsidTr="00D62914">
                                    <w:tc>
                                      <w:tcPr>
                                        <w:tcW w:w="2972" w:type="dxa"/>
                                      </w:tcPr>
                                      <w:p w14:paraId="79E8BAF2" w14:textId="6E10101D" w:rsidR="00D62914" w:rsidRDefault="00F81B4F" w:rsidP="00F81B4F">
                                        <w:pPr>
                                          <w:rPr>
                                            <w:b w:val="0"/>
                                            <w:bCs/>
                                          </w:rPr>
                                        </w:pPr>
                                        <w:r>
                                          <w:rPr>
                                            <w:b w:val="0"/>
                                            <w:bCs/>
                                          </w:rPr>
                                          <w:t>CMP:</w:t>
                                        </w:r>
                                      </w:p>
                                    </w:tc>
                                    <w:tc>
                                      <w:tcPr>
                                        <w:tcW w:w="1928" w:type="dxa"/>
                                      </w:tcPr>
                                      <w:p w14:paraId="7058DCB5" w14:textId="4BBEEEE5" w:rsidR="00D62914" w:rsidRDefault="00F81B4F">
                                        <w:pPr>
                                          <w:rPr>
                                            <w:b w:val="0"/>
                                            <w:bCs/>
                                          </w:rPr>
                                        </w:pPr>
                                        <w:r>
                                          <w:rPr>
                                            <w:b w:val="0"/>
                                            <w:bCs/>
                                          </w:rPr>
                                          <w:t>87.9 USD</w:t>
                                        </w:r>
                                      </w:p>
                                    </w:tc>
                                  </w:tr>
                                  <w:tr w:rsidR="00F81B4F" w14:paraId="31F9A7CD" w14:textId="77777777" w:rsidTr="00D62914">
                                    <w:tc>
                                      <w:tcPr>
                                        <w:tcW w:w="2972" w:type="dxa"/>
                                      </w:tcPr>
                                      <w:p w14:paraId="56B5C547" w14:textId="2C709BAE" w:rsidR="00F81B4F" w:rsidRDefault="00F81B4F" w:rsidP="00F81B4F">
                                        <w:pPr>
                                          <w:rPr>
                                            <w:b w:val="0"/>
                                            <w:bCs/>
                                          </w:rPr>
                                        </w:pPr>
                                        <w:r>
                                          <w:rPr>
                                            <w:b w:val="0"/>
                                            <w:bCs/>
                                          </w:rPr>
                                          <w:t>Target Price:</w:t>
                                        </w:r>
                                      </w:p>
                                    </w:tc>
                                    <w:tc>
                                      <w:tcPr>
                                        <w:tcW w:w="1928" w:type="dxa"/>
                                      </w:tcPr>
                                      <w:p w14:paraId="165E1288" w14:textId="31AE691A" w:rsidR="00F81B4F" w:rsidRDefault="00F81B4F">
                                        <w:pPr>
                                          <w:rPr>
                                            <w:b w:val="0"/>
                                            <w:bCs/>
                                          </w:rPr>
                                        </w:pPr>
                                        <w:r>
                                          <w:rPr>
                                            <w:b w:val="0"/>
                                            <w:bCs/>
                                          </w:rPr>
                                          <w:t>7</w:t>
                                        </w:r>
                                        <w:r w:rsidR="009C22DB">
                                          <w:rPr>
                                            <w:b w:val="0"/>
                                            <w:bCs/>
                                          </w:rPr>
                                          <w:t>5</w:t>
                                        </w:r>
                                        <w:r>
                                          <w:rPr>
                                            <w:b w:val="0"/>
                                            <w:bCs/>
                                          </w:rPr>
                                          <w:t>.</w:t>
                                        </w:r>
                                        <w:r w:rsidR="009C22DB">
                                          <w:rPr>
                                            <w:b w:val="0"/>
                                            <w:bCs/>
                                          </w:rPr>
                                          <w:t>77</w:t>
                                        </w:r>
                                        <w:r>
                                          <w:rPr>
                                            <w:b w:val="0"/>
                                            <w:bCs/>
                                          </w:rPr>
                                          <w:t xml:space="preserve"> USD</w:t>
                                        </w:r>
                                      </w:p>
                                    </w:tc>
                                  </w:tr>
                                  <w:tr w:rsidR="00D62914" w14:paraId="729DF1C1" w14:textId="77777777" w:rsidTr="00D62914">
                                    <w:tc>
                                      <w:tcPr>
                                        <w:tcW w:w="2972" w:type="dxa"/>
                                      </w:tcPr>
                                      <w:p w14:paraId="3AFA670E" w14:textId="77777777" w:rsidR="00D62914" w:rsidRPr="00090B5E" w:rsidRDefault="00D62914" w:rsidP="00D62914">
                                        <w:pPr>
                                          <w:rPr>
                                            <w:b w:val="0"/>
                                            <w:bCs/>
                                          </w:rPr>
                                        </w:pPr>
                                        <w:r w:rsidRPr="00090B5E">
                                          <w:rPr>
                                            <w:b w:val="0"/>
                                            <w:bCs/>
                                          </w:rPr>
                                          <w:t>Dividend Yield(in %):</w:t>
                                        </w:r>
                                      </w:p>
                                      <w:p w14:paraId="604216C0" w14:textId="77777777" w:rsidR="00D62914" w:rsidRDefault="00D62914">
                                        <w:pPr>
                                          <w:rPr>
                                            <w:b w:val="0"/>
                                            <w:bCs/>
                                          </w:rPr>
                                        </w:pPr>
                                      </w:p>
                                    </w:tc>
                                    <w:tc>
                                      <w:tcPr>
                                        <w:tcW w:w="1928" w:type="dxa"/>
                                      </w:tcPr>
                                      <w:p w14:paraId="626FB5CA" w14:textId="29E08F69" w:rsidR="00D62914" w:rsidRDefault="00F81B4F">
                                        <w:pPr>
                                          <w:rPr>
                                            <w:b w:val="0"/>
                                            <w:bCs/>
                                          </w:rPr>
                                        </w:pPr>
                                        <w:r>
                                          <w:rPr>
                                            <w:b w:val="0"/>
                                            <w:bCs/>
                                          </w:rPr>
                                          <w:t>1.63%</w:t>
                                        </w:r>
                                      </w:p>
                                    </w:tc>
                                  </w:tr>
                                  <w:tr w:rsidR="00D62914" w14:paraId="3D48E62D" w14:textId="77777777" w:rsidTr="00D62914">
                                    <w:tc>
                                      <w:tcPr>
                                        <w:tcW w:w="2972" w:type="dxa"/>
                                      </w:tcPr>
                                      <w:p w14:paraId="61B90908" w14:textId="77777777" w:rsidR="00D62914" w:rsidRPr="00090B5E" w:rsidRDefault="00D62914" w:rsidP="00D62914">
                                        <w:pPr>
                                          <w:rPr>
                                            <w:b w:val="0"/>
                                            <w:bCs/>
                                          </w:rPr>
                                        </w:pPr>
                                        <w:r w:rsidRPr="00090B5E">
                                          <w:rPr>
                                            <w:b w:val="0"/>
                                            <w:bCs/>
                                          </w:rPr>
                                          <w:t>Ticker:</w:t>
                                        </w:r>
                                      </w:p>
                                      <w:p w14:paraId="7324BBAB" w14:textId="77777777" w:rsidR="00D62914" w:rsidRPr="00090B5E" w:rsidRDefault="00D62914" w:rsidP="00D62914">
                                        <w:pPr>
                                          <w:rPr>
                                            <w:b w:val="0"/>
                                            <w:bCs/>
                                          </w:rPr>
                                        </w:pPr>
                                      </w:p>
                                    </w:tc>
                                    <w:tc>
                                      <w:tcPr>
                                        <w:tcW w:w="1928" w:type="dxa"/>
                                      </w:tcPr>
                                      <w:p w14:paraId="6340855B" w14:textId="4BC7DBD6" w:rsidR="00D62914" w:rsidRDefault="00F81B4F">
                                        <w:pPr>
                                          <w:rPr>
                                            <w:b w:val="0"/>
                                            <w:bCs/>
                                          </w:rPr>
                                        </w:pPr>
                                        <w:r>
                                          <w:rPr>
                                            <w:b w:val="0"/>
                                            <w:bCs/>
                                          </w:rPr>
                                          <w:t>CTSH</w:t>
                                        </w:r>
                                      </w:p>
                                    </w:tc>
                                  </w:tr>
                                </w:tbl>
                                <w:p w14:paraId="25FAF42B" w14:textId="77777777" w:rsidR="00090B5E" w:rsidRDefault="00090B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49165" id="Text Box 11" o:spid="_x0000_s1027" type="#_x0000_t202" style="position:absolute;margin-left:3pt;margin-top:24.6pt;width:260.4pt;height:3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" fillcolor="#e0eff4 [663]" strokeweight=".5pt">
                      <v:textbox>
                        <w:txbxContent>
                          <w:p w14:paraId="75BB2CCB" w14:textId="6412A329" w:rsidR="00C92B22" w:rsidRPr="00F81B4F" w:rsidRDefault="00C92B22">
                            <w:r w:rsidRPr="00F81B4F">
                              <w:rPr>
                                <w:sz w:val="48"/>
                                <w:szCs w:val="40"/>
                              </w:rPr>
                              <w:t>Recommendation:</w:t>
                            </w:r>
                            <w:r w:rsidR="00A6167C" w:rsidRPr="00F81B4F">
                              <w:rPr>
                                <w:sz w:val="48"/>
                                <w:szCs w:val="40"/>
                              </w:rPr>
                              <w:t xml:space="preserve"> Sell</w:t>
                            </w:r>
                          </w:p>
                          <w:p w14:paraId="7BA27737" w14:textId="7E22CB34" w:rsidR="00C92B22" w:rsidRPr="00090B5E" w:rsidRDefault="00C92B22" w:rsidP="00F81B4F">
                            <w:pPr>
                              <w:rPr>
                                <w:b w:val="0"/>
                                <w:bCs/>
                              </w:rPr>
                            </w:pPr>
                          </w:p>
                          <w:p w14:paraId="1050ACBC" w14:textId="0C70FBFD" w:rsidR="00C92B22" w:rsidRPr="00090B5E" w:rsidRDefault="00090B5E" w:rsidP="00090B5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5E">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Stock data as on 11</w:t>
                            </w:r>
                            <w:r w:rsidRPr="00090B5E">
                              <w:rPr>
                                <w:b w:val="0"/>
                                <w:color w:val="00206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090B5E">
                              <w:rPr>
                                <w:b w:val="0"/>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February 2025</w:t>
                            </w:r>
                          </w:p>
                          <w:tbl>
                            <w:tblPr>
                              <w:tblStyle w:val="TableGrid"/>
                              <w:tblW w:w="0" w:type="auto"/>
                              <w:tblLook w:val="04A0" w:firstRow="1" w:lastRow="0" w:firstColumn="1" w:lastColumn="0" w:noHBand="0" w:noVBand="1"/>
                            </w:tblPr>
                            <w:tblGrid>
                              <w:gridCol w:w="2972"/>
                              <w:gridCol w:w="1928"/>
                            </w:tblGrid>
                            <w:tr w:rsidR="00D62914" w14:paraId="129FE3C0" w14:textId="77777777" w:rsidTr="00D62914">
                              <w:tc>
                                <w:tcPr>
                                  <w:tcW w:w="2972" w:type="dxa"/>
                                </w:tcPr>
                                <w:p w14:paraId="51B07788" w14:textId="77777777" w:rsidR="00D62914" w:rsidRPr="00090B5E" w:rsidRDefault="00D62914" w:rsidP="00D62914">
                                  <w:pPr>
                                    <w:rPr>
                                      <w:b w:val="0"/>
                                      <w:bCs/>
                                    </w:rPr>
                                  </w:pPr>
                                  <w:r w:rsidRPr="00090B5E">
                                    <w:rPr>
                                      <w:b w:val="0"/>
                                      <w:bCs/>
                                    </w:rPr>
                                    <w:t>52 week H/L (in USD):</w:t>
                                  </w:r>
                                </w:p>
                                <w:p w14:paraId="093A2CD3" w14:textId="77777777" w:rsidR="00D62914" w:rsidRDefault="00D62914">
                                  <w:pPr>
                                    <w:rPr>
                                      <w:b w:val="0"/>
                                      <w:bCs/>
                                    </w:rPr>
                                  </w:pPr>
                                </w:p>
                              </w:tc>
                              <w:tc>
                                <w:tcPr>
                                  <w:tcW w:w="1928" w:type="dxa"/>
                                </w:tcPr>
                                <w:p w14:paraId="17D64849" w14:textId="757C706F" w:rsidR="00D62914" w:rsidRDefault="00B53FDA">
                                  <w:pPr>
                                    <w:rPr>
                                      <w:b w:val="0"/>
                                      <w:bCs/>
                                    </w:rPr>
                                  </w:pPr>
                                  <w:r>
                                    <w:rPr>
                                      <w:b w:val="0"/>
                                      <w:bCs/>
                                    </w:rPr>
                                    <w:t>63.8-90.8</w:t>
                                  </w:r>
                                </w:p>
                              </w:tc>
                            </w:tr>
                            <w:tr w:rsidR="00D62914" w14:paraId="3757BFDC" w14:textId="77777777" w:rsidTr="00D62914">
                              <w:tc>
                                <w:tcPr>
                                  <w:tcW w:w="2972" w:type="dxa"/>
                                </w:tcPr>
                                <w:p w14:paraId="1C865BB4" w14:textId="77777777" w:rsidR="00D62914" w:rsidRPr="00090B5E" w:rsidRDefault="00D62914" w:rsidP="00D62914">
                                  <w:pPr>
                                    <w:rPr>
                                      <w:b w:val="0"/>
                                      <w:bCs/>
                                    </w:rPr>
                                  </w:pPr>
                                  <w:r w:rsidRPr="00090B5E">
                                    <w:rPr>
                                      <w:b w:val="0"/>
                                      <w:bCs/>
                                    </w:rPr>
                                    <w:t>Market Cap(in USD):</w:t>
                                  </w:r>
                                </w:p>
                                <w:p w14:paraId="1AF0FE51" w14:textId="77777777" w:rsidR="00D62914" w:rsidRDefault="00D62914">
                                  <w:pPr>
                                    <w:rPr>
                                      <w:b w:val="0"/>
                                      <w:bCs/>
                                    </w:rPr>
                                  </w:pPr>
                                </w:p>
                              </w:tc>
                              <w:tc>
                                <w:tcPr>
                                  <w:tcW w:w="1928" w:type="dxa"/>
                                </w:tcPr>
                                <w:p w14:paraId="2A591A6E" w14:textId="644D6B23" w:rsidR="00D62914" w:rsidRDefault="00F81B4F">
                                  <w:pPr>
                                    <w:rPr>
                                      <w:b w:val="0"/>
                                      <w:bCs/>
                                    </w:rPr>
                                  </w:pPr>
                                  <w:r>
                                    <w:rPr>
                                      <w:b w:val="0"/>
                                      <w:bCs/>
                                    </w:rPr>
                                    <w:t>37.54 Billion</w:t>
                                  </w:r>
                                </w:p>
                              </w:tc>
                            </w:tr>
                            <w:tr w:rsidR="00D62914" w14:paraId="6B5A151C" w14:textId="77777777" w:rsidTr="00D62914">
                              <w:tc>
                                <w:tcPr>
                                  <w:tcW w:w="2972" w:type="dxa"/>
                                </w:tcPr>
                                <w:p w14:paraId="59F3EC7D" w14:textId="77777777" w:rsidR="00D62914" w:rsidRPr="00090B5E" w:rsidRDefault="00D62914" w:rsidP="00D62914">
                                  <w:pPr>
                                    <w:rPr>
                                      <w:b w:val="0"/>
                                      <w:bCs/>
                                    </w:rPr>
                                  </w:pPr>
                                  <w:r w:rsidRPr="00090B5E">
                                    <w:rPr>
                                      <w:b w:val="0"/>
                                      <w:bCs/>
                                    </w:rPr>
                                    <w:t>Outstanding Shares(in USD):</w:t>
                                  </w:r>
                                </w:p>
                                <w:p w14:paraId="3C6822DB" w14:textId="77777777" w:rsidR="00D62914" w:rsidRDefault="00D62914">
                                  <w:pPr>
                                    <w:rPr>
                                      <w:b w:val="0"/>
                                      <w:bCs/>
                                    </w:rPr>
                                  </w:pPr>
                                </w:p>
                              </w:tc>
                              <w:tc>
                                <w:tcPr>
                                  <w:tcW w:w="1928" w:type="dxa"/>
                                </w:tcPr>
                                <w:p w14:paraId="020DED6D" w14:textId="38A3FD09" w:rsidR="00D62914" w:rsidRDefault="00F81B4F">
                                  <w:pPr>
                                    <w:rPr>
                                      <w:b w:val="0"/>
                                      <w:bCs/>
                                    </w:rPr>
                                  </w:pPr>
                                  <w:r>
                                    <w:rPr>
                                      <w:b w:val="0"/>
                                      <w:bCs/>
                                    </w:rPr>
                                    <w:t>497.4 Million</w:t>
                                  </w:r>
                                </w:p>
                              </w:tc>
                            </w:tr>
                            <w:tr w:rsidR="00D62914" w14:paraId="1C180344" w14:textId="77777777" w:rsidTr="00D62914">
                              <w:tc>
                                <w:tcPr>
                                  <w:tcW w:w="2972" w:type="dxa"/>
                                </w:tcPr>
                                <w:p w14:paraId="79E8BAF2" w14:textId="6E10101D" w:rsidR="00D62914" w:rsidRDefault="00F81B4F" w:rsidP="00F81B4F">
                                  <w:pPr>
                                    <w:rPr>
                                      <w:b w:val="0"/>
                                      <w:bCs/>
                                    </w:rPr>
                                  </w:pPr>
                                  <w:r>
                                    <w:rPr>
                                      <w:b w:val="0"/>
                                      <w:bCs/>
                                    </w:rPr>
                                    <w:t>CMP:</w:t>
                                  </w:r>
                                </w:p>
                              </w:tc>
                              <w:tc>
                                <w:tcPr>
                                  <w:tcW w:w="1928" w:type="dxa"/>
                                </w:tcPr>
                                <w:p w14:paraId="7058DCB5" w14:textId="4BBEEEE5" w:rsidR="00D62914" w:rsidRDefault="00F81B4F">
                                  <w:pPr>
                                    <w:rPr>
                                      <w:b w:val="0"/>
                                      <w:bCs/>
                                    </w:rPr>
                                  </w:pPr>
                                  <w:r>
                                    <w:rPr>
                                      <w:b w:val="0"/>
                                      <w:bCs/>
                                    </w:rPr>
                                    <w:t>87.9 USD</w:t>
                                  </w:r>
                                </w:p>
                              </w:tc>
                            </w:tr>
                            <w:tr w:rsidR="00F81B4F" w14:paraId="31F9A7CD" w14:textId="77777777" w:rsidTr="00D62914">
                              <w:tc>
                                <w:tcPr>
                                  <w:tcW w:w="2972" w:type="dxa"/>
                                </w:tcPr>
                                <w:p w14:paraId="56B5C547" w14:textId="2C709BAE" w:rsidR="00F81B4F" w:rsidRDefault="00F81B4F" w:rsidP="00F81B4F">
                                  <w:pPr>
                                    <w:rPr>
                                      <w:b w:val="0"/>
                                      <w:bCs/>
                                    </w:rPr>
                                  </w:pPr>
                                  <w:r>
                                    <w:rPr>
                                      <w:b w:val="0"/>
                                      <w:bCs/>
                                    </w:rPr>
                                    <w:t>Target Price:</w:t>
                                  </w:r>
                                </w:p>
                              </w:tc>
                              <w:tc>
                                <w:tcPr>
                                  <w:tcW w:w="1928" w:type="dxa"/>
                                </w:tcPr>
                                <w:p w14:paraId="165E1288" w14:textId="31AE691A" w:rsidR="00F81B4F" w:rsidRDefault="00F81B4F">
                                  <w:pPr>
                                    <w:rPr>
                                      <w:b w:val="0"/>
                                      <w:bCs/>
                                    </w:rPr>
                                  </w:pPr>
                                  <w:r>
                                    <w:rPr>
                                      <w:b w:val="0"/>
                                      <w:bCs/>
                                    </w:rPr>
                                    <w:t>7</w:t>
                                  </w:r>
                                  <w:r w:rsidR="009C22DB">
                                    <w:rPr>
                                      <w:b w:val="0"/>
                                      <w:bCs/>
                                    </w:rPr>
                                    <w:t>5</w:t>
                                  </w:r>
                                  <w:r>
                                    <w:rPr>
                                      <w:b w:val="0"/>
                                      <w:bCs/>
                                    </w:rPr>
                                    <w:t>.</w:t>
                                  </w:r>
                                  <w:r w:rsidR="009C22DB">
                                    <w:rPr>
                                      <w:b w:val="0"/>
                                      <w:bCs/>
                                    </w:rPr>
                                    <w:t>77</w:t>
                                  </w:r>
                                  <w:r>
                                    <w:rPr>
                                      <w:b w:val="0"/>
                                      <w:bCs/>
                                    </w:rPr>
                                    <w:t xml:space="preserve"> USD</w:t>
                                  </w:r>
                                </w:p>
                              </w:tc>
                            </w:tr>
                            <w:tr w:rsidR="00D62914" w14:paraId="729DF1C1" w14:textId="77777777" w:rsidTr="00D62914">
                              <w:tc>
                                <w:tcPr>
                                  <w:tcW w:w="2972" w:type="dxa"/>
                                </w:tcPr>
                                <w:p w14:paraId="3AFA670E" w14:textId="77777777" w:rsidR="00D62914" w:rsidRPr="00090B5E" w:rsidRDefault="00D62914" w:rsidP="00D62914">
                                  <w:pPr>
                                    <w:rPr>
                                      <w:b w:val="0"/>
                                      <w:bCs/>
                                    </w:rPr>
                                  </w:pPr>
                                  <w:r w:rsidRPr="00090B5E">
                                    <w:rPr>
                                      <w:b w:val="0"/>
                                      <w:bCs/>
                                    </w:rPr>
                                    <w:t>Dividend Yield(in %):</w:t>
                                  </w:r>
                                </w:p>
                                <w:p w14:paraId="604216C0" w14:textId="77777777" w:rsidR="00D62914" w:rsidRDefault="00D62914">
                                  <w:pPr>
                                    <w:rPr>
                                      <w:b w:val="0"/>
                                      <w:bCs/>
                                    </w:rPr>
                                  </w:pPr>
                                </w:p>
                              </w:tc>
                              <w:tc>
                                <w:tcPr>
                                  <w:tcW w:w="1928" w:type="dxa"/>
                                </w:tcPr>
                                <w:p w14:paraId="626FB5CA" w14:textId="29E08F69" w:rsidR="00D62914" w:rsidRDefault="00F81B4F">
                                  <w:pPr>
                                    <w:rPr>
                                      <w:b w:val="0"/>
                                      <w:bCs/>
                                    </w:rPr>
                                  </w:pPr>
                                  <w:r>
                                    <w:rPr>
                                      <w:b w:val="0"/>
                                      <w:bCs/>
                                    </w:rPr>
                                    <w:t>1.63%</w:t>
                                  </w:r>
                                </w:p>
                              </w:tc>
                            </w:tr>
                            <w:tr w:rsidR="00D62914" w14:paraId="3D48E62D" w14:textId="77777777" w:rsidTr="00D62914">
                              <w:tc>
                                <w:tcPr>
                                  <w:tcW w:w="2972" w:type="dxa"/>
                                </w:tcPr>
                                <w:p w14:paraId="61B90908" w14:textId="77777777" w:rsidR="00D62914" w:rsidRPr="00090B5E" w:rsidRDefault="00D62914" w:rsidP="00D62914">
                                  <w:pPr>
                                    <w:rPr>
                                      <w:b w:val="0"/>
                                      <w:bCs/>
                                    </w:rPr>
                                  </w:pPr>
                                  <w:r w:rsidRPr="00090B5E">
                                    <w:rPr>
                                      <w:b w:val="0"/>
                                      <w:bCs/>
                                    </w:rPr>
                                    <w:t>Ticker:</w:t>
                                  </w:r>
                                </w:p>
                                <w:p w14:paraId="7324BBAB" w14:textId="77777777" w:rsidR="00D62914" w:rsidRPr="00090B5E" w:rsidRDefault="00D62914" w:rsidP="00D62914">
                                  <w:pPr>
                                    <w:rPr>
                                      <w:b w:val="0"/>
                                      <w:bCs/>
                                    </w:rPr>
                                  </w:pPr>
                                </w:p>
                              </w:tc>
                              <w:tc>
                                <w:tcPr>
                                  <w:tcW w:w="1928" w:type="dxa"/>
                                </w:tcPr>
                                <w:p w14:paraId="6340855B" w14:textId="4BC7DBD6" w:rsidR="00D62914" w:rsidRDefault="00F81B4F">
                                  <w:pPr>
                                    <w:rPr>
                                      <w:b w:val="0"/>
                                      <w:bCs/>
                                    </w:rPr>
                                  </w:pPr>
                                  <w:r>
                                    <w:rPr>
                                      <w:b w:val="0"/>
                                      <w:bCs/>
                                    </w:rPr>
                                    <w:t>CTSH</w:t>
                                  </w:r>
                                </w:p>
                              </w:tc>
                            </w:tr>
                          </w:tbl>
                          <w:p w14:paraId="25FAF42B" w14:textId="77777777" w:rsidR="00090B5E" w:rsidRDefault="00090B5E"/>
                        </w:txbxContent>
                      </v:textbox>
                    </v:shape>
                  </w:pict>
                </mc:Fallback>
              </mc:AlternateContent>
            </w:r>
            <w:r w:rsidR="00D077E9" w:rsidRPr="00E629D2">
              <w:rPr>
                <w:rFonts w:ascii="Times New Roman" w:hAnsi="Times New Roman" w:cs="Times New Roman"/>
                <w:noProof/>
                <w:color w:val="0F0D29" w:themeColor="text1"/>
              </w:rPr>
              <mc:AlternateContent>
                <mc:Choice Requires="wps">
                  <w:drawing>
                    <wp:inline distT="0" distB="0" distL="0" distR="0" wp14:anchorId="63A014E0" wp14:editId="0F4DB1D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C27C1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E629D2" w:rsidRPr="00E629D2" w14:paraId="7F6F00AC" w14:textId="77777777" w:rsidTr="00D077E9">
        <w:trPr>
          <w:trHeight w:val="7636"/>
        </w:trPr>
        <w:tc>
          <w:tcPr>
            <w:tcW w:w="5580" w:type="dxa"/>
            <w:tcBorders>
              <w:top w:val="nil"/>
              <w:left w:val="nil"/>
              <w:bottom w:val="nil"/>
              <w:right w:val="nil"/>
            </w:tcBorders>
          </w:tcPr>
          <w:p w14:paraId="0585F75B" w14:textId="4A9DE765" w:rsidR="00D077E9" w:rsidRPr="00E629D2" w:rsidRDefault="00D077E9" w:rsidP="00D077E9">
            <w:pPr>
              <w:rPr>
                <w:rFonts w:ascii="Times New Roman" w:hAnsi="Times New Roman" w:cs="Times New Roman"/>
                <w:noProof/>
                <w:color w:val="0F0D29" w:themeColor="text1"/>
              </w:rPr>
            </w:pPr>
          </w:p>
        </w:tc>
      </w:tr>
      <w:tr w:rsidR="00E629D2" w:rsidRPr="00E629D2" w14:paraId="0AC30B2D" w14:textId="77777777" w:rsidTr="00D077E9">
        <w:trPr>
          <w:trHeight w:val="2171"/>
        </w:trPr>
        <w:tc>
          <w:tcPr>
            <w:tcW w:w="5580" w:type="dxa"/>
            <w:tcBorders>
              <w:top w:val="nil"/>
              <w:left w:val="nil"/>
              <w:bottom w:val="nil"/>
              <w:right w:val="nil"/>
            </w:tcBorders>
          </w:tcPr>
          <w:sdt>
            <w:sdtPr>
              <w:rPr>
                <w:rFonts w:ascii="Times New Roman" w:hAnsi="Times New Roman" w:cs="Times New Roman"/>
                <w:color w:val="0F0D29" w:themeColor="text1"/>
                <w:szCs w:val="28"/>
              </w:rPr>
              <w:id w:val="1080870105"/>
              <w:placeholder>
                <w:docPart w:val="CF30498E7B1F4AE79D763A0B84260850"/>
              </w:placeholder>
              <w15:appearance w15:val="hidden"/>
            </w:sdtPr>
            <w:sdtEndPr/>
            <w:sdtContent>
              <w:p w14:paraId="6079C38A" w14:textId="1389B8D7" w:rsidR="00D077E9" w:rsidRPr="00E629D2" w:rsidRDefault="00C92B22" w:rsidP="00D077E9">
                <w:pPr>
                  <w:rPr>
                    <w:rFonts w:ascii="Times New Roman" w:hAnsi="Times New Roman" w:cs="Times New Roman"/>
                    <w:color w:val="0F0D29" w:themeColor="text1"/>
                    <w:szCs w:val="28"/>
                  </w:rPr>
                </w:pPr>
                <w:r w:rsidRPr="00E629D2">
                  <w:rPr>
                    <w:rStyle w:val="SubtitleChar"/>
                    <w:rFonts w:ascii="Times New Roman" w:hAnsi="Times New Roman" w:cs="Times New Roman"/>
                    <w:b w:val="0"/>
                    <w:color w:val="0F0D29" w:themeColor="text1"/>
                    <w:sz w:val="28"/>
                    <w:szCs w:val="28"/>
                  </w:rPr>
                  <w:t>V</w:t>
                </w:r>
                <w:r w:rsidRPr="00E629D2">
                  <w:rPr>
                    <w:rStyle w:val="SubtitleChar"/>
                    <w:rFonts w:ascii="Times New Roman" w:hAnsi="Times New Roman" w:cs="Times New Roman"/>
                    <w:color w:val="0F0D29" w:themeColor="text1"/>
                    <w:sz w:val="28"/>
                    <w:szCs w:val="28"/>
                  </w:rPr>
                  <w:t>aluation date: 11</w:t>
                </w:r>
                <w:r w:rsidRPr="00E629D2">
                  <w:rPr>
                    <w:rStyle w:val="SubtitleChar"/>
                    <w:rFonts w:ascii="Times New Roman" w:hAnsi="Times New Roman" w:cs="Times New Roman"/>
                    <w:color w:val="0F0D29" w:themeColor="text1"/>
                    <w:sz w:val="28"/>
                    <w:szCs w:val="28"/>
                    <w:vertAlign w:val="superscript"/>
                  </w:rPr>
                  <w:t>th</w:t>
                </w:r>
                <w:r w:rsidRPr="00E629D2">
                  <w:rPr>
                    <w:rStyle w:val="SubtitleChar"/>
                    <w:rFonts w:ascii="Times New Roman" w:hAnsi="Times New Roman" w:cs="Times New Roman"/>
                    <w:color w:val="0F0D29" w:themeColor="text1"/>
                    <w:sz w:val="28"/>
                    <w:szCs w:val="28"/>
                  </w:rPr>
                  <w:t xml:space="preserve"> February 2025</w:t>
                </w:r>
              </w:p>
            </w:sdtContent>
          </w:sdt>
          <w:p w14:paraId="3A4F651E" w14:textId="77777777" w:rsidR="00D077E9" w:rsidRPr="00E629D2" w:rsidRDefault="00D077E9" w:rsidP="00D077E9">
            <w:pPr>
              <w:rPr>
                <w:rFonts w:ascii="Times New Roman" w:hAnsi="Times New Roman" w:cs="Times New Roman"/>
                <w:noProof/>
                <w:color w:val="0F0D29" w:themeColor="text1"/>
                <w:sz w:val="10"/>
                <w:szCs w:val="10"/>
              </w:rPr>
            </w:pPr>
            <w:r w:rsidRPr="00E629D2">
              <w:rPr>
                <w:rFonts w:ascii="Times New Roman" w:hAnsi="Times New Roman" w:cs="Times New Roman"/>
                <w:noProof/>
                <w:color w:val="0F0D29" w:themeColor="text1"/>
                <w:sz w:val="10"/>
                <w:szCs w:val="10"/>
              </w:rPr>
              <mc:AlternateContent>
                <mc:Choice Requires="wps">
                  <w:drawing>
                    <wp:inline distT="0" distB="0" distL="0" distR="0" wp14:anchorId="32AC3E21" wp14:editId="54EB2E23">
                      <wp:extent cx="3381375" cy="4763"/>
                      <wp:effectExtent l="19050" t="19050" r="28575" b="33655"/>
                      <wp:docPr id="6" name="Straight Connector 6" descr="text divider"/>
                      <wp:cNvGraphicFramePr/>
                      <a:graphic xmlns:a="http://schemas.openxmlformats.org/drawingml/2006/main">
                        <a:graphicData uri="http://schemas.microsoft.com/office/word/2010/wordprocessingShape">
                          <wps:wsp>
                            <wps:cNvCnPr/>
                            <wps:spPr>
                              <a:xfrm>
                                <a:off x="0" y="0"/>
                                <a:ext cx="3381375" cy="4763"/>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AE378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66.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" strokecolor="#082a75 [3215]" strokeweight="3pt">
                      <w10:anchorlock/>
                    </v:line>
                  </w:pict>
                </mc:Fallback>
              </mc:AlternateContent>
            </w:r>
          </w:p>
          <w:p w14:paraId="12E6FD87" w14:textId="77777777" w:rsidR="00D077E9" w:rsidRPr="00E629D2" w:rsidRDefault="00D077E9" w:rsidP="00D077E9">
            <w:pPr>
              <w:rPr>
                <w:rFonts w:ascii="Times New Roman" w:hAnsi="Times New Roman" w:cs="Times New Roman"/>
                <w:noProof/>
                <w:color w:val="0F0D29" w:themeColor="text1"/>
                <w:sz w:val="10"/>
                <w:szCs w:val="10"/>
              </w:rPr>
            </w:pPr>
          </w:p>
          <w:p w14:paraId="4298DE6A" w14:textId="77777777" w:rsidR="00D077E9" w:rsidRPr="00E629D2" w:rsidRDefault="00D077E9" w:rsidP="00D077E9">
            <w:pPr>
              <w:rPr>
                <w:rFonts w:ascii="Times New Roman" w:hAnsi="Times New Roman" w:cs="Times New Roman"/>
                <w:noProof/>
                <w:color w:val="0F0D29" w:themeColor="text1"/>
                <w:sz w:val="10"/>
                <w:szCs w:val="10"/>
              </w:rPr>
            </w:pPr>
          </w:p>
          <w:p w14:paraId="7D994F16" w14:textId="436AB67C" w:rsidR="00D077E9" w:rsidRPr="00E629D2" w:rsidRDefault="00094ED3" w:rsidP="00D077E9">
            <w:pPr>
              <w:rPr>
                <w:rFonts w:ascii="Times New Roman" w:hAnsi="Times New Roman" w:cs="Times New Roman"/>
                <w:color w:val="0F0D29" w:themeColor="text1"/>
              </w:rPr>
            </w:pPr>
            <w:sdt>
              <w:sdtPr>
                <w:rPr>
                  <w:rFonts w:ascii="Times New Roman" w:hAnsi="Times New Roman" w:cs="Times New Roman"/>
                  <w:color w:val="0F0D29" w:themeColor="text1"/>
                </w:rPr>
                <w:id w:val="-1740469667"/>
                <w:placeholder>
                  <w:docPart w:val="5F4B48C91B924D55BCD965336E1B9DF4"/>
                </w:placeholder>
                <w15:appearance w15:val="hidden"/>
              </w:sdtPr>
              <w:sdtEndPr/>
              <w:sdtContent>
                <w:r w:rsidR="00657F9F" w:rsidRPr="00E629D2">
                  <w:rPr>
                    <w:rFonts w:ascii="Times New Roman" w:hAnsi="Times New Roman" w:cs="Times New Roman"/>
                    <w:color w:val="0F0D29" w:themeColor="text1"/>
                  </w:rPr>
                  <w:t>Cognizant Technology Corporation Solutions</w:t>
                </w:r>
              </w:sdtContent>
            </w:sdt>
          </w:p>
          <w:p w14:paraId="7D7C033D" w14:textId="11640E03" w:rsidR="00D077E9" w:rsidRPr="00E629D2" w:rsidRDefault="00D077E9" w:rsidP="00D077E9">
            <w:pPr>
              <w:rPr>
                <w:rFonts w:ascii="Times New Roman" w:hAnsi="Times New Roman" w:cs="Times New Roman"/>
                <w:color w:val="0F0D29" w:themeColor="text1"/>
              </w:rPr>
            </w:pPr>
            <w:r w:rsidRPr="00E629D2">
              <w:rPr>
                <w:rFonts w:ascii="Times New Roman" w:hAnsi="Times New Roman" w:cs="Times New Roman"/>
                <w:color w:val="0F0D29" w:themeColor="text1"/>
              </w:rPr>
              <w:t xml:space="preserve">Authored by: </w:t>
            </w:r>
            <w:sdt>
              <w:sdtPr>
                <w:rPr>
                  <w:rFonts w:ascii="Times New Roman" w:hAnsi="Times New Roman" w:cs="Times New Roman"/>
                  <w:color w:val="0F0D29" w:themeColor="text1"/>
                </w:rPr>
                <w:alias w:val="Your Name"/>
                <w:tag w:val="Your Name"/>
                <w:id w:val="-180584491"/>
                <w:placeholder>
                  <w:docPart w:val="E2C8E65E3F7C4C8183F58B7F3C2957D6"/>
                </w:placeholder>
                <w:dataBinding w:prefixMappings="xmlns:ns0='http://schemas.microsoft.com/office/2006/coverPageProps' " w:xpath="/ns0:CoverPageProperties[1]/ns0:CompanyFax[1]" w:storeItemID="{55AF091B-3C7A-41E3-B477-F2FDAA23CFDA}"/>
                <w15:appearance w15:val="hidden"/>
                <w:text w:multiLine="1"/>
              </w:sdtPr>
              <w:sdtEndPr/>
              <w:sdtContent>
                <w:r w:rsidR="00657F9F" w:rsidRPr="00E629D2">
                  <w:rPr>
                    <w:rFonts w:ascii="Times New Roman" w:hAnsi="Times New Roman" w:cs="Times New Roman"/>
                    <w:color w:val="0F0D29" w:themeColor="text1"/>
                  </w:rPr>
                  <w:t>Nikhil Pandey</w:t>
                </w:r>
              </w:sdtContent>
            </w:sdt>
          </w:p>
          <w:p w14:paraId="19952BEE" w14:textId="77777777" w:rsidR="00D077E9" w:rsidRPr="00E629D2" w:rsidRDefault="00D077E9" w:rsidP="00D077E9">
            <w:pPr>
              <w:rPr>
                <w:rFonts w:ascii="Times New Roman" w:hAnsi="Times New Roman" w:cs="Times New Roman"/>
                <w:noProof/>
                <w:color w:val="0F0D29" w:themeColor="text1"/>
                <w:sz w:val="10"/>
                <w:szCs w:val="10"/>
              </w:rPr>
            </w:pPr>
          </w:p>
        </w:tc>
      </w:tr>
    </w:tbl>
    <w:p w14:paraId="77907C49" w14:textId="5EEDD432" w:rsidR="00D077E9" w:rsidRPr="00E629D2" w:rsidRDefault="00D077E9">
      <w:pPr>
        <w:spacing w:after="200"/>
        <w:rPr>
          <w:rFonts w:ascii="Times New Roman" w:hAnsi="Times New Roman" w:cs="Times New Roman"/>
          <w:color w:val="0F0D29" w:themeColor="text1"/>
        </w:rPr>
      </w:pPr>
      <w:r w:rsidRPr="00E629D2">
        <w:rPr>
          <w:rFonts w:ascii="Times New Roman" w:hAnsi="Times New Roman" w:cs="Times New Roman"/>
          <w:noProof/>
          <w:color w:val="0F0D29" w:themeColor="text1"/>
        </w:rPr>
        <w:drawing>
          <wp:anchor distT="0" distB="0" distL="114300" distR="114300" simplePos="0" relativeHeight="251661312" behindDoc="0" locked="0" layoutInCell="1" allowOverlap="1" wp14:anchorId="455896C5" wp14:editId="5D8E9092">
            <wp:simplePos x="0" y="0"/>
            <wp:positionH relativeFrom="column">
              <wp:posOffset>4845368</wp:posOffset>
            </wp:positionH>
            <wp:positionV relativeFrom="paragraph">
              <wp:posOffset>7352349</wp:posOffset>
            </wp:positionV>
            <wp:extent cx="1414462" cy="1066482"/>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0">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418616" cy="1069614"/>
                    </a:xfrm>
                    <a:prstGeom prst="rect">
                      <a:avLst/>
                    </a:prstGeom>
                  </pic:spPr>
                </pic:pic>
              </a:graphicData>
            </a:graphic>
            <wp14:sizeRelH relativeFrom="margin">
              <wp14:pctWidth>0</wp14:pctWidth>
            </wp14:sizeRelH>
            <wp14:sizeRelV relativeFrom="margin">
              <wp14:pctHeight>0</wp14:pctHeight>
            </wp14:sizeRelV>
          </wp:anchor>
        </w:drawing>
      </w:r>
      <w:r w:rsidRPr="00E629D2">
        <w:rPr>
          <w:rFonts w:ascii="Times New Roman" w:hAnsi="Times New Roman" w:cs="Times New Roman"/>
          <w:noProof/>
          <w:color w:val="0F0D29" w:themeColor="text1"/>
        </w:rPr>
        <mc:AlternateContent>
          <mc:Choice Requires="wps">
            <w:drawing>
              <wp:anchor distT="0" distB="0" distL="114300" distR="114300" simplePos="0" relativeHeight="251659264" behindDoc="1" locked="0" layoutInCell="1" allowOverlap="1" wp14:anchorId="0950B4A7" wp14:editId="28B2571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5C91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E629D2">
        <w:rPr>
          <w:rFonts w:ascii="Times New Roman" w:hAnsi="Times New Roman" w:cs="Times New Roman"/>
          <w:noProof/>
          <w:color w:val="0F0D29" w:themeColor="text1"/>
        </w:rPr>
        <mc:AlternateContent>
          <mc:Choice Requires="wps">
            <w:drawing>
              <wp:anchor distT="0" distB="0" distL="114300" distR="114300" simplePos="0" relativeHeight="251660288" behindDoc="1" locked="0" layoutInCell="1" allowOverlap="1" wp14:anchorId="42090A19" wp14:editId="75D4DF9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13120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" fillcolor="#f2f2f2 [3052]" stroked="f" strokeweight="2pt">
                <w10:wrap anchory="page"/>
              </v:rect>
            </w:pict>
          </mc:Fallback>
        </mc:AlternateContent>
      </w:r>
      <w:r w:rsidRPr="00E629D2">
        <w:rPr>
          <w:rFonts w:ascii="Times New Roman" w:hAnsi="Times New Roman" w:cs="Times New Roman"/>
          <w:color w:val="0F0D29" w:themeColor="text1"/>
        </w:rPr>
        <w:br w:type="page"/>
      </w:r>
    </w:p>
    <w:p w14:paraId="7CFCEC89" w14:textId="5B0C1F09" w:rsidR="00D077E9" w:rsidRPr="00E629D2" w:rsidRDefault="00316570" w:rsidP="00D077E9">
      <w:pPr>
        <w:pStyle w:val="Heading1"/>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About The Company</w:t>
      </w:r>
    </w:p>
    <w:tbl>
      <w:tblPr>
        <w:tblW w:w="11016" w:type="dxa"/>
        <w:tblInd w:w="40" w:type="dxa"/>
        <w:tblLook w:val="0000" w:firstRow="0" w:lastRow="0" w:firstColumn="0" w:lastColumn="0" w:noHBand="0" w:noVBand="0"/>
      </w:tblPr>
      <w:tblGrid>
        <w:gridCol w:w="11016"/>
      </w:tblGrid>
      <w:tr w:rsidR="00E629D2" w:rsidRPr="00E629D2" w14:paraId="1B7FFF3A" w14:textId="77777777" w:rsidTr="00905AA1">
        <w:trPr>
          <w:trHeight w:val="3546"/>
        </w:trPr>
        <w:tc>
          <w:tcPr>
            <w:tcW w:w="11016" w:type="dxa"/>
          </w:tcPr>
          <w:p w14:paraId="5EAC16B0" w14:textId="77777777" w:rsidR="00DF027C" w:rsidRPr="00E629D2" w:rsidRDefault="00DF027C" w:rsidP="00DF027C">
            <w:pPr>
              <w:rPr>
                <w:rFonts w:ascii="Times New Roman" w:hAnsi="Times New Roman" w:cs="Times New Roman"/>
                <w:color w:val="0F0D29" w:themeColor="text1"/>
              </w:rPr>
            </w:pPr>
          </w:p>
          <w:tbl>
            <w:tblPr>
              <w:tblStyle w:val="TableGrid"/>
              <w:tblW w:w="0" w:type="auto"/>
              <w:tblLook w:val="04A0" w:firstRow="1" w:lastRow="0" w:firstColumn="1" w:lastColumn="0" w:noHBand="0" w:noVBand="1"/>
            </w:tblPr>
            <w:tblGrid>
              <w:gridCol w:w="4994"/>
              <w:gridCol w:w="4995"/>
            </w:tblGrid>
            <w:tr w:rsidR="00E629D2" w:rsidRPr="00E629D2" w14:paraId="3EFBF254" w14:textId="77777777" w:rsidTr="00A16C37">
              <w:trPr>
                <w:trHeight w:val="8742"/>
              </w:trPr>
              <w:tc>
                <w:tcPr>
                  <w:tcW w:w="4994" w:type="dxa"/>
                  <w:tcBorders>
                    <w:top w:val="nil"/>
                    <w:left w:val="nil"/>
                    <w:bottom w:val="nil"/>
                    <w:right w:val="nil"/>
                  </w:tcBorders>
                </w:tcPr>
                <w:p w14:paraId="0FBB868C" w14:textId="3D3CE533" w:rsidR="00606E39" w:rsidRPr="00E629D2" w:rsidRDefault="00C1750A" w:rsidP="00E81171">
                  <w:pPr>
                    <w:spacing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Cognizant is a global leader in technology services and consulting, headquartered in Teaneck, New Jersey. Founded in 1994, it specializes in digital transformation, IT services, and business process outsourcing. With a workforce exceeding 300,000 employees Worldwide, Cognizant serves industries like healthcare, finance, retail, and manufacturing. The company focuses on innovative solutions, leveraging artificial intelligence, cloud computing, and data analytics to drive client success. Known for its client-centric approach, Cognizant emphasizes sustainability and diversity in its operations. Listed on NASDAQ (CTSH), it reported revenues of over $19 billion in recent years, solidifying its position as a key player in the tech industry.</w:t>
                  </w:r>
                </w:p>
              </w:tc>
              <w:tc>
                <w:tcPr>
                  <w:tcW w:w="4995" w:type="dxa"/>
                  <w:tcBorders>
                    <w:top w:val="nil"/>
                    <w:left w:val="nil"/>
                    <w:bottom w:val="nil"/>
                    <w:right w:val="nil"/>
                  </w:tcBorders>
                </w:tcPr>
                <w:p w14:paraId="4B52BF24" w14:textId="6123E8BE" w:rsidR="00C1750A" w:rsidRPr="00E629D2" w:rsidRDefault="00CC55E3" w:rsidP="00C1750A">
                  <w:pPr>
                    <w:pStyle w:val="Content"/>
                    <w:rPr>
                      <w:rFonts w:ascii="Times New Roman" w:hAnsi="Times New Roman" w:cs="Times New Roman"/>
                      <w:noProof/>
                      <w:color w:val="0F0D29" w:themeColor="text1"/>
                      <w:szCs w:val="28"/>
                    </w:rPr>
                  </w:pPr>
                  <w:r w:rsidRPr="00E629D2">
                    <w:rPr>
                      <w:rFonts w:ascii="Times New Roman" w:hAnsi="Times New Roman" w:cs="Times New Roman"/>
                      <w:noProof/>
                      <w:color w:val="0F0D29" w:themeColor="text1"/>
                      <w:szCs w:val="28"/>
                    </w:rPr>
                    <w:t xml:space="preserve"> </w:t>
                  </w:r>
                  <w:r w:rsidR="00E81171" w:rsidRPr="00E629D2">
                    <w:rPr>
                      <w:rFonts w:ascii="Times New Roman" w:hAnsi="Times New Roman" w:cs="Times New Roman"/>
                      <w:b/>
                      <w:bCs/>
                      <w:noProof/>
                      <w:color w:val="0F0D29" w:themeColor="text1"/>
                      <w:szCs w:val="28"/>
                    </w:rPr>
                    <w:t>Key Highlights</w:t>
                  </w:r>
                  <w:r w:rsidR="00E81171" w:rsidRPr="00E629D2">
                    <w:rPr>
                      <w:rFonts w:ascii="Times New Roman" w:hAnsi="Times New Roman" w:cs="Times New Roman"/>
                      <w:noProof/>
                      <w:color w:val="0F0D29" w:themeColor="text1"/>
                      <w:szCs w:val="28"/>
                    </w:rPr>
                    <w:t>:</w:t>
                  </w:r>
                </w:p>
                <w:p w14:paraId="0DBD634F" w14:textId="0FA27444" w:rsidR="00E81171" w:rsidRPr="00E629D2" w:rsidRDefault="00E81171" w:rsidP="00E81171">
                  <w:pPr>
                    <w:pStyle w:val="Content"/>
                    <w:spacing w:line="360" w:lineRule="auto"/>
                    <w:rPr>
                      <w:rFonts w:ascii="Times New Roman" w:hAnsi="Times New Roman" w:cs="Times New Roman"/>
                      <w:noProof/>
                      <w:color w:val="0F0D29" w:themeColor="text1"/>
                      <w:szCs w:val="28"/>
                    </w:rPr>
                  </w:pPr>
                  <w:r w:rsidRPr="00E629D2">
                    <w:rPr>
                      <w:rFonts w:ascii="Times New Roman" w:eastAsia="Times New Roman" w:hAnsi="Times New Roman" w:cs="Times New Roman"/>
                      <w:color w:val="0F0D29" w:themeColor="text1"/>
                      <w:szCs w:val="28"/>
                      <w:lang w:val="en-IN" w:eastAsia="en-IN"/>
                    </w:rPr>
                    <w:t>Cognizant has shown resilience and growth, key for investors. In 2024, Q4 revenue reached $5.1 billion, up 6.8% year-over-year, with full-year revenue at $19.7 billion, a 2% increase. The company delivered a 15.1% adjusted operating margin, exceeding guidance, and secured $26.3 billion in bookings, up 9% from 2023. Strong performance in Health Sciences and Financial Services, driven by AI innovations like Neuro and Flowsource, fueled six major deals in Q3 alone. With $2 billion in free cash flow (95% of net income), Cognizant continues to prioritize shareholder value through repurchases and dividends</w:t>
                  </w:r>
                </w:p>
                <w:p w14:paraId="28256E0F" w14:textId="43E50B0D" w:rsidR="000E17E2" w:rsidRPr="00E629D2" w:rsidRDefault="000E17E2" w:rsidP="000E17E2">
                  <w:pPr>
                    <w:jc w:val="center"/>
                    <w:rPr>
                      <w:rFonts w:ascii="Times New Roman" w:hAnsi="Times New Roman" w:cs="Times New Roman"/>
                      <w:color w:val="0F0D29" w:themeColor="text1"/>
                      <w:szCs w:val="28"/>
                    </w:rPr>
                  </w:pPr>
                </w:p>
              </w:tc>
            </w:tr>
          </w:tbl>
          <w:p w14:paraId="46F8F802" w14:textId="00FE7499" w:rsidR="00915492" w:rsidRPr="00E629D2" w:rsidRDefault="00E81171" w:rsidP="00DF027C">
            <w:pPr>
              <w:pStyle w:val="Content"/>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52198A19" wp14:editId="453BE7E5">
                  <wp:extent cx="6629400" cy="1884294"/>
                  <wp:effectExtent l="0" t="0" r="0" b="1905"/>
                  <wp:docPr id="36" name="Chart 36">
                    <a:extLst xmlns:a="http://schemas.openxmlformats.org/drawingml/2006/main">
                      <a:ext uri="{FF2B5EF4-FFF2-40B4-BE49-F238E27FC236}">
                        <a16:creationId xmlns:a16="http://schemas.microsoft.com/office/drawing/2014/main" id="{035A5645-955B-4EAA-B42C-D5642BE04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450C4A3" w14:textId="7B9EBCAC" w:rsidR="00915492" w:rsidRPr="00E629D2" w:rsidRDefault="002926A7" w:rsidP="00DF027C">
            <w:pPr>
              <w:pStyle w:val="Content"/>
              <w:rPr>
                <w:rFonts w:ascii="Times New Roman" w:hAnsi="Times New Roman" w:cs="Times New Roman"/>
                <w:color w:val="0F0D29" w:themeColor="text1"/>
              </w:rPr>
            </w:pPr>
            <w:r w:rsidRPr="00E629D2">
              <w:rPr>
                <w:rFonts w:ascii="Times New Roman" w:hAnsi="Times New Roman" w:cs="Times New Roman"/>
                <w:noProof/>
                <w:color w:val="0F0D29" w:themeColor="text1"/>
              </w:rPr>
              <w:lastRenderedPageBreak/>
              <w:drawing>
                <wp:inline distT="0" distB="0" distL="0" distR="0" wp14:anchorId="59D62A70" wp14:editId="13B90D38">
                  <wp:extent cx="6451454" cy="258699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492518" cy="2603456"/>
                          </a:xfrm>
                          <a:prstGeom prst="rect">
                            <a:avLst/>
                          </a:prstGeom>
                        </pic:spPr>
                      </pic:pic>
                    </a:graphicData>
                  </a:graphic>
                </wp:inline>
              </w:drawing>
            </w:r>
          </w:p>
          <w:p w14:paraId="33B6F200" w14:textId="6AFCDE5F" w:rsidR="00915492" w:rsidRPr="00E629D2" w:rsidRDefault="003630AE" w:rsidP="00DF027C">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10D77B38" w14:textId="70AC23EE" w:rsidR="00915492" w:rsidRPr="00E629D2" w:rsidRDefault="002926A7" w:rsidP="002926A7">
            <w:pPr>
              <w:pStyle w:val="Heading2"/>
              <w:rPr>
                <w:rFonts w:ascii="Times New Roman" w:hAnsi="Times New Roman" w:cs="Times New Roman"/>
                <w:color w:val="0F0D29" w:themeColor="text1"/>
              </w:rPr>
            </w:pPr>
            <w:r w:rsidRPr="00E629D2">
              <w:rPr>
                <w:rFonts w:ascii="Times New Roman" w:hAnsi="Times New Roman" w:cs="Times New Roman"/>
                <w:color w:val="0F0D29" w:themeColor="text1"/>
              </w:rPr>
              <w:t>Reported Business Segments</w:t>
            </w:r>
            <w:r w:rsidR="00606E39" w:rsidRPr="00E629D2">
              <w:rPr>
                <w:rFonts w:ascii="Times New Roman" w:hAnsi="Times New Roman" w:cs="Times New Roman"/>
                <w:color w:val="0F0D29" w:themeColor="text1"/>
              </w:rPr>
              <w:t xml:space="preserve">       </w:t>
            </w:r>
          </w:p>
          <w:p w14:paraId="2591130C" w14:textId="62EE2FB7" w:rsidR="002926A7" w:rsidRPr="00E629D2" w:rsidRDefault="002926A7" w:rsidP="002926A7">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66A9695A" wp14:editId="68C26154">
                  <wp:extent cx="6520069" cy="2986405"/>
                  <wp:effectExtent l="0" t="19050" r="0" b="2349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95D7F85" w14:textId="0778F9B8" w:rsidR="00915492" w:rsidRPr="00E629D2" w:rsidRDefault="00C04659" w:rsidP="00E81171">
            <w:pPr>
              <w:pStyle w:val="Content"/>
              <w:spacing w:line="360" w:lineRule="auto"/>
              <w:rPr>
                <w:rFonts w:ascii="Times New Roman" w:hAnsi="Times New Roman" w:cs="Times New Roman"/>
                <w:color w:val="0F0D29" w:themeColor="text1"/>
                <w:szCs w:val="28"/>
              </w:rPr>
            </w:pPr>
            <w:r w:rsidRPr="00E629D2">
              <w:rPr>
                <w:rFonts w:ascii="Times New Roman" w:hAnsi="Times New Roman" w:cs="Times New Roman"/>
                <w:color w:val="0F0D29" w:themeColor="text1"/>
                <w:szCs w:val="28"/>
              </w:rPr>
              <w:t xml:space="preserve">Our </w:t>
            </w:r>
            <w:r w:rsidRPr="00E629D2">
              <w:rPr>
                <w:rFonts w:ascii="Times New Roman" w:hAnsi="Times New Roman" w:cs="Times New Roman"/>
                <w:b/>
                <w:bCs/>
                <w:color w:val="0F0D29" w:themeColor="text1"/>
                <w:szCs w:val="28"/>
              </w:rPr>
              <w:t>HS segment</w:t>
            </w:r>
            <w:r w:rsidRPr="00E629D2">
              <w:rPr>
                <w:rFonts w:ascii="Times New Roman" w:hAnsi="Times New Roman" w:cs="Times New Roman"/>
                <w:color w:val="0F0D29" w:themeColor="text1"/>
                <w:szCs w:val="28"/>
              </w:rPr>
              <w:t xml:space="preserve"> consists of healthcare providers and payers, and life sciences companies, including pharmaceutical, biotech and medical device companies. Demand in this segment is driven by emerging industry trends, including the shift towards consumerism, outcome-based care, digital health and delivering seamless, patient-centered experiences.</w:t>
            </w:r>
          </w:p>
          <w:p w14:paraId="4710B147" w14:textId="12AB326E" w:rsidR="00C04659" w:rsidRPr="00E629D2" w:rsidRDefault="00C04659" w:rsidP="00E81171">
            <w:pPr>
              <w:pStyle w:val="Content"/>
              <w:spacing w:line="360" w:lineRule="auto"/>
              <w:rPr>
                <w:rFonts w:ascii="Times New Roman" w:hAnsi="Times New Roman" w:cs="Times New Roman"/>
                <w:color w:val="0F0D29" w:themeColor="text1"/>
                <w:szCs w:val="28"/>
              </w:rPr>
            </w:pPr>
            <w:r w:rsidRPr="00E629D2">
              <w:rPr>
                <w:rFonts w:ascii="Times New Roman" w:hAnsi="Times New Roman" w:cs="Times New Roman"/>
                <w:color w:val="0F0D29" w:themeColor="text1"/>
                <w:szCs w:val="28"/>
              </w:rPr>
              <w:t xml:space="preserve">Our </w:t>
            </w:r>
            <w:r w:rsidRPr="00E629D2">
              <w:rPr>
                <w:rFonts w:ascii="Times New Roman" w:hAnsi="Times New Roman" w:cs="Times New Roman"/>
                <w:b/>
                <w:bCs/>
                <w:color w:val="0F0D29" w:themeColor="text1"/>
                <w:szCs w:val="28"/>
              </w:rPr>
              <w:t>FS segment</w:t>
            </w:r>
            <w:r w:rsidRPr="00E629D2">
              <w:rPr>
                <w:rFonts w:ascii="Times New Roman" w:hAnsi="Times New Roman" w:cs="Times New Roman"/>
                <w:color w:val="0F0D29" w:themeColor="text1"/>
                <w:szCs w:val="28"/>
              </w:rPr>
              <w:t xml:space="preserve"> includes banking, capital markets, payments and insurance companies. Demand in this segment is driven by our clients’ need to modernize legacy infrastructure and </w:t>
            </w:r>
            <w:r w:rsidRPr="00E629D2">
              <w:rPr>
                <w:rFonts w:ascii="Times New Roman" w:hAnsi="Times New Roman" w:cs="Times New Roman"/>
                <w:color w:val="0F0D29" w:themeColor="text1"/>
                <w:szCs w:val="28"/>
              </w:rPr>
              <w:lastRenderedPageBreak/>
              <w:t>adopt digital technologies to serve their customers while complying with significant regulatory requirements and adapting to market changes.</w:t>
            </w:r>
          </w:p>
          <w:p w14:paraId="4CBA6C18" w14:textId="0520A885" w:rsidR="00C04659" w:rsidRPr="00E629D2" w:rsidRDefault="00C04659" w:rsidP="00E81171">
            <w:pPr>
              <w:pStyle w:val="Content"/>
              <w:spacing w:line="360" w:lineRule="auto"/>
              <w:rPr>
                <w:rFonts w:ascii="Times New Roman" w:hAnsi="Times New Roman" w:cs="Times New Roman"/>
                <w:color w:val="0F0D29" w:themeColor="text1"/>
                <w:szCs w:val="28"/>
              </w:rPr>
            </w:pPr>
            <w:r w:rsidRPr="00E629D2">
              <w:rPr>
                <w:rFonts w:ascii="Times New Roman" w:hAnsi="Times New Roman" w:cs="Times New Roman"/>
                <w:color w:val="0F0D29" w:themeColor="text1"/>
                <w:szCs w:val="28"/>
              </w:rPr>
              <w:t xml:space="preserve">Our </w:t>
            </w:r>
            <w:r w:rsidRPr="00E629D2">
              <w:rPr>
                <w:rFonts w:ascii="Times New Roman" w:hAnsi="Times New Roman" w:cs="Times New Roman"/>
                <w:b/>
                <w:bCs/>
                <w:color w:val="0F0D29" w:themeColor="text1"/>
                <w:szCs w:val="28"/>
              </w:rPr>
              <w:t>P&amp;R segment</w:t>
            </w:r>
            <w:r w:rsidRPr="00E629D2">
              <w:rPr>
                <w:rFonts w:ascii="Times New Roman" w:hAnsi="Times New Roman" w:cs="Times New Roman"/>
                <w:color w:val="0F0D29" w:themeColor="text1"/>
                <w:szCs w:val="28"/>
              </w:rPr>
              <w:t xml:space="preserve"> includes manufacturers, automakers, retailers, consumer goods companies, and travel and hospitality companies, as well as businesses providing logistics, energy and utility services. Demand in this segment is driven by our clients’ focus on improving the efficiency and sustainability of their operations; the enablement and integration of mobile platforms to support sales and customer experience enhancement initiatives; the generational shift from mechanical to software-defined, experience-driven vehicles; grid modernization to support a consumer-driven energy landscape that enables cleaner, more efficient energy use; and their adoption and integration of digital technologies, such as intelligent systems to manage supply chains and enhance overall customer experiences, and IoT to generate data and insights for factories, fleets, products and real estate companies.</w:t>
            </w:r>
          </w:p>
          <w:p w14:paraId="50EDB1CF" w14:textId="07145992" w:rsidR="00C04659" w:rsidRPr="00E629D2" w:rsidRDefault="00C04659" w:rsidP="00E81171">
            <w:pPr>
              <w:pStyle w:val="Content"/>
              <w:spacing w:line="360" w:lineRule="auto"/>
              <w:rPr>
                <w:rFonts w:ascii="Times New Roman" w:hAnsi="Times New Roman" w:cs="Times New Roman"/>
                <w:color w:val="0F0D29" w:themeColor="text1"/>
                <w:szCs w:val="28"/>
              </w:rPr>
            </w:pPr>
            <w:r w:rsidRPr="00E629D2">
              <w:rPr>
                <w:rFonts w:ascii="Times New Roman" w:hAnsi="Times New Roman" w:cs="Times New Roman"/>
                <w:color w:val="0F0D29" w:themeColor="text1"/>
                <w:szCs w:val="28"/>
              </w:rPr>
              <w:t xml:space="preserve">Our </w:t>
            </w:r>
            <w:r w:rsidRPr="00E629D2">
              <w:rPr>
                <w:rFonts w:ascii="Times New Roman" w:hAnsi="Times New Roman" w:cs="Times New Roman"/>
                <w:b/>
                <w:bCs/>
                <w:color w:val="0F0D29" w:themeColor="text1"/>
                <w:szCs w:val="28"/>
              </w:rPr>
              <w:t>CMT segment</w:t>
            </w:r>
            <w:r w:rsidRPr="00E629D2">
              <w:rPr>
                <w:rFonts w:ascii="Times New Roman" w:hAnsi="Times New Roman" w:cs="Times New Roman"/>
                <w:color w:val="0F0D29" w:themeColor="text1"/>
                <w:szCs w:val="28"/>
              </w:rPr>
              <w:t xml:space="preserve"> includes global communications, media and entertainment, education, information services and technology companies. Demand in this segment is driven by our clients’ need for services related to digital content, business process automation, AI adoption, operational efficiency, unified user experiences and the generation of new revenue streams.</w:t>
            </w:r>
          </w:p>
          <w:p w14:paraId="0397B9BE" w14:textId="537C6D72" w:rsidR="00915492" w:rsidRPr="00E629D2" w:rsidRDefault="008B7B2B" w:rsidP="00DF027C">
            <w:pPr>
              <w:pStyle w:val="Content"/>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677F7F69" wp14:editId="4F3E1B30">
                  <wp:extent cx="6271260" cy="3466769"/>
                  <wp:effectExtent l="0" t="0" r="15240" b="635"/>
                  <wp:docPr id="13" name="Chart 13">
                    <a:extLst xmlns:a="http://schemas.openxmlformats.org/drawingml/2006/main">
                      <a:ext uri="{FF2B5EF4-FFF2-40B4-BE49-F238E27FC236}">
                        <a16:creationId xmlns:a16="http://schemas.microsoft.com/office/drawing/2014/main" id="{DB0BCDCF-1C40-4C53-ADBE-667DC8DB7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354F188" w14:textId="3F2EEC88" w:rsidR="00915492" w:rsidRPr="00E629D2" w:rsidRDefault="001B7960" w:rsidP="001B7960">
            <w:pPr>
              <w:pStyle w:val="Heading2"/>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Risk factors</w:t>
            </w:r>
          </w:p>
          <w:tbl>
            <w:tblPr>
              <w:tblStyle w:val="TableGrid"/>
              <w:tblW w:w="0" w:type="auto"/>
              <w:tblLook w:val="04A0" w:firstRow="1" w:lastRow="0" w:firstColumn="1" w:lastColumn="0" w:noHBand="0" w:noVBand="1"/>
            </w:tblPr>
            <w:tblGrid>
              <w:gridCol w:w="2403"/>
              <w:gridCol w:w="7757"/>
            </w:tblGrid>
            <w:tr w:rsidR="00E629D2" w:rsidRPr="00E629D2" w14:paraId="2E7D3CCC" w14:textId="77777777" w:rsidTr="001B7960">
              <w:trPr>
                <w:trHeight w:val="1534"/>
              </w:trPr>
              <w:tc>
                <w:tcPr>
                  <w:tcW w:w="2403" w:type="dxa"/>
                </w:tcPr>
                <w:p w14:paraId="7EA7ECD7" w14:textId="5CB4B3D6"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Cybersecurity Risk</w:t>
                  </w:r>
                </w:p>
              </w:tc>
              <w:tc>
                <w:tcPr>
                  <w:tcW w:w="7757" w:type="dxa"/>
                </w:tcPr>
                <w:p w14:paraId="09484BDF" w14:textId="77777777" w:rsidR="001B7960" w:rsidRPr="00E629D2" w:rsidRDefault="001B7960" w:rsidP="001B7960">
                  <w:pPr>
                    <w:rPr>
                      <w:rFonts w:ascii="Times New Roman" w:eastAsia="Times New Roman" w:hAnsi="Times New Roman" w:cs="Times New Roman"/>
                      <w:b w:val="0"/>
                      <w:color w:val="0F0D29" w:themeColor="text1"/>
                      <w:sz w:val="24"/>
                      <w:szCs w:val="24"/>
                      <w:lang w:val="en-IN" w:eastAsia="en-IN"/>
                    </w:rPr>
                  </w:pPr>
                  <w:r w:rsidRPr="00E629D2">
                    <w:rPr>
                      <w:rFonts w:ascii="Times New Roman" w:eastAsia="Times New Roman" w:hAnsi="Times New Roman" w:cs="Times New Roman"/>
                      <w:b w:val="0"/>
                      <w:color w:val="0F0D29" w:themeColor="text1"/>
                      <w:szCs w:val="28"/>
                      <w:lang w:val="en-IN" w:eastAsia="en-IN"/>
                    </w:rPr>
                    <w:t>Potential material impact from cybersecurity breaches, including nation-state threat actors accessing systems, requiring accurate and updated disclosures in SEC filings</w:t>
                  </w:r>
                  <w:r w:rsidRPr="00E629D2">
                    <w:rPr>
                      <w:rFonts w:ascii="Times New Roman" w:eastAsia="Times New Roman" w:hAnsi="Times New Roman" w:cs="Times New Roman"/>
                      <w:b w:val="0"/>
                      <w:color w:val="0F0D29" w:themeColor="text1"/>
                      <w:sz w:val="24"/>
                      <w:szCs w:val="24"/>
                      <w:lang w:val="en-IN" w:eastAsia="en-IN"/>
                    </w:rPr>
                    <w:t>.</w:t>
                  </w:r>
                </w:p>
                <w:p w14:paraId="0B35EACC" w14:textId="77777777" w:rsidR="001B7960" w:rsidRPr="00E629D2" w:rsidRDefault="001B7960" w:rsidP="001B7960">
                  <w:pPr>
                    <w:rPr>
                      <w:rFonts w:ascii="Times New Roman" w:hAnsi="Times New Roman" w:cs="Times New Roman"/>
                      <w:color w:val="0F0D29" w:themeColor="text1"/>
                    </w:rPr>
                  </w:pPr>
                </w:p>
              </w:tc>
            </w:tr>
            <w:tr w:rsidR="00E629D2" w:rsidRPr="00E629D2" w14:paraId="4C41B455" w14:textId="77777777" w:rsidTr="001B7960">
              <w:trPr>
                <w:trHeight w:val="1414"/>
              </w:trPr>
              <w:tc>
                <w:tcPr>
                  <w:tcW w:w="2403" w:type="dxa"/>
                </w:tcPr>
                <w:p w14:paraId="159229CA" w14:textId="7094BD76"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Foreign Corrupt Practices Act Violations</w:t>
                  </w:r>
                </w:p>
              </w:tc>
              <w:tc>
                <w:tcPr>
                  <w:tcW w:w="7757" w:type="dxa"/>
                </w:tcPr>
                <w:p w14:paraId="7E1A6D9C" w14:textId="77777777" w:rsidR="001B7960" w:rsidRPr="00E629D2" w:rsidRDefault="001B7960" w:rsidP="001B7960">
                  <w:pPr>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Risk of bribery and corruption, such as improper payments to foreign officials (e.g., India), leading to legal and financial penalties.</w:t>
                  </w:r>
                </w:p>
                <w:p w14:paraId="2359EF65" w14:textId="77777777" w:rsidR="001B7960" w:rsidRPr="00E629D2" w:rsidRDefault="001B7960" w:rsidP="001B7960">
                  <w:pPr>
                    <w:rPr>
                      <w:rFonts w:ascii="Times New Roman" w:hAnsi="Times New Roman" w:cs="Times New Roman"/>
                      <w:color w:val="0F0D29" w:themeColor="text1"/>
                    </w:rPr>
                  </w:pPr>
                </w:p>
              </w:tc>
            </w:tr>
            <w:tr w:rsidR="00E629D2" w:rsidRPr="00E629D2" w14:paraId="7D7ACFA6" w14:textId="77777777" w:rsidTr="001B7960">
              <w:trPr>
                <w:trHeight w:val="1548"/>
              </w:trPr>
              <w:tc>
                <w:tcPr>
                  <w:tcW w:w="2403" w:type="dxa"/>
                </w:tcPr>
                <w:p w14:paraId="0FAFF507" w14:textId="6EE25132"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Intellectual property protection</w:t>
                  </w:r>
                </w:p>
              </w:tc>
              <w:tc>
                <w:tcPr>
                  <w:tcW w:w="7757" w:type="dxa"/>
                </w:tcPr>
                <w:p w14:paraId="6663CD46" w14:textId="50752812" w:rsidR="001B7960" w:rsidRPr="00E629D2" w:rsidRDefault="001B7960" w:rsidP="001B7960">
                  <w:pPr>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Inability to enforce or protect proprietary methodologies and IP, potentially harming competitiveness.</w:t>
                  </w:r>
                </w:p>
                <w:p w14:paraId="6C57C058" w14:textId="77777777" w:rsidR="001B7960" w:rsidRPr="00E629D2" w:rsidRDefault="001B7960" w:rsidP="001B7960">
                  <w:pPr>
                    <w:rPr>
                      <w:rFonts w:ascii="Times New Roman" w:hAnsi="Times New Roman" w:cs="Times New Roman"/>
                      <w:color w:val="0F0D29" w:themeColor="text1"/>
                      <w:szCs w:val="28"/>
                    </w:rPr>
                  </w:pPr>
                </w:p>
              </w:tc>
            </w:tr>
            <w:tr w:rsidR="00E629D2" w:rsidRPr="00E629D2" w14:paraId="30639E4C" w14:textId="77777777" w:rsidTr="001B7960">
              <w:trPr>
                <w:trHeight w:val="1273"/>
              </w:trPr>
              <w:tc>
                <w:tcPr>
                  <w:tcW w:w="2403" w:type="dxa"/>
                </w:tcPr>
                <w:p w14:paraId="6B7D11DB" w14:textId="41B985AD"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Regulatory and tax risk in India</w:t>
                  </w:r>
                </w:p>
              </w:tc>
              <w:tc>
                <w:tcPr>
                  <w:tcW w:w="7757" w:type="dxa"/>
                </w:tcPr>
                <w:p w14:paraId="128EDC1D" w14:textId="77777777" w:rsidR="001B7960" w:rsidRPr="00E629D2" w:rsidRDefault="001B7960" w:rsidP="001B7960">
                  <w:pPr>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Exposure to Indian tax laws, including Minimum Alternative Tax (MAT) and potential changes affecting deferred tax assets, impacting financial condition.</w:t>
                  </w:r>
                </w:p>
                <w:p w14:paraId="3822F6D2" w14:textId="77777777" w:rsidR="001B7960" w:rsidRPr="00E629D2" w:rsidRDefault="001B7960" w:rsidP="001B7960">
                  <w:pPr>
                    <w:rPr>
                      <w:rFonts w:ascii="Times New Roman" w:hAnsi="Times New Roman" w:cs="Times New Roman"/>
                      <w:color w:val="0F0D29" w:themeColor="text1"/>
                      <w:szCs w:val="28"/>
                    </w:rPr>
                  </w:pPr>
                </w:p>
              </w:tc>
            </w:tr>
            <w:tr w:rsidR="00E629D2" w:rsidRPr="00E629D2" w14:paraId="4FF9E410" w14:textId="77777777" w:rsidTr="001B7960">
              <w:trPr>
                <w:trHeight w:val="1546"/>
              </w:trPr>
              <w:tc>
                <w:tcPr>
                  <w:tcW w:w="2403" w:type="dxa"/>
                </w:tcPr>
                <w:p w14:paraId="78BC9270" w14:textId="604BAE05"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Competition and Market position</w:t>
                  </w:r>
                </w:p>
              </w:tc>
              <w:tc>
                <w:tcPr>
                  <w:tcW w:w="7757" w:type="dxa"/>
                </w:tcPr>
                <w:p w14:paraId="3ECF54FA" w14:textId="7DACD75C" w:rsidR="001B7960" w:rsidRPr="00E629D2" w:rsidRDefault="001B7960" w:rsidP="001B7960">
                  <w:pPr>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Intense competition from larger or local firms with greater resources, affecting market share and profitability.</w:t>
                  </w:r>
                </w:p>
                <w:p w14:paraId="754AC1CE" w14:textId="77777777" w:rsidR="001B7960" w:rsidRPr="00E629D2" w:rsidRDefault="001B7960" w:rsidP="001B7960">
                  <w:pPr>
                    <w:rPr>
                      <w:rFonts w:ascii="Times New Roman" w:hAnsi="Times New Roman" w:cs="Times New Roman"/>
                      <w:color w:val="0F0D29" w:themeColor="text1"/>
                      <w:szCs w:val="28"/>
                    </w:rPr>
                  </w:pPr>
                </w:p>
              </w:tc>
            </w:tr>
            <w:tr w:rsidR="00E629D2" w:rsidRPr="00E629D2" w14:paraId="361720CD" w14:textId="77777777" w:rsidTr="001B7960">
              <w:tc>
                <w:tcPr>
                  <w:tcW w:w="2403" w:type="dxa"/>
                </w:tcPr>
                <w:p w14:paraId="40AF06C4" w14:textId="2CF3E282" w:rsidR="001B7960" w:rsidRPr="00E629D2" w:rsidRDefault="001B7960" w:rsidP="001B7960">
                  <w:pPr>
                    <w:rPr>
                      <w:rFonts w:ascii="Times New Roman" w:hAnsi="Times New Roman" w:cs="Times New Roman"/>
                      <w:color w:val="0F0D29" w:themeColor="text1"/>
                    </w:rPr>
                  </w:pPr>
                  <w:r w:rsidRPr="00E629D2">
                    <w:rPr>
                      <w:rFonts w:ascii="Times New Roman" w:hAnsi="Times New Roman" w:cs="Times New Roman"/>
                      <w:color w:val="0F0D29" w:themeColor="text1"/>
                    </w:rPr>
                    <w:t>Internal Controls and Disclosure Obligations</w:t>
                  </w:r>
                </w:p>
              </w:tc>
              <w:tc>
                <w:tcPr>
                  <w:tcW w:w="7757" w:type="dxa"/>
                </w:tcPr>
                <w:p w14:paraId="63E5DE6F" w14:textId="77777777" w:rsidR="001B7960" w:rsidRPr="00E629D2" w:rsidRDefault="001B7960" w:rsidP="001B7960">
                  <w:pPr>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Risk of violating SEC internal accounting and disclosure controls, even without financial misstatement, due to expanded SEC scrutiny.</w:t>
                  </w:r>
                </w:p>
                <w:p w14:paraId="15A35596" w14:textId="77777777" w:rsidR="001B7960" w:rsidRPr="00E629D2" w:rsidRDefault="001B7960" w:rsidP="001B7960">
                  <w:pPr>
                    <w:rPr>
                      <w:rFonts w:ascii="Times New Roman" w:hAnsi="Times New Roman" w:cs="Times New Roman"/>
                      <w:color w:val="0F0D29" w:themeColor="text1"/>
                      <w:szCs w:val="28"/>
                    </w:rPr>
                  </w:pPr>
                </w:p>
              </w:tc>
            </w:tr>
          </w:tbl>
          <w:p w14:paraId="0F8C7C0F" w14:textId="60430E22" w:rsidR="007A15DE" w:rsidRPr="00E629D2" w:rsidRDefault="007A15DE" w:rsidP="007A15DE">
            <w:pPr>
              <w:rPr>
                <w:rFonts w:ascii="Times New Roman" w:hAnsi="Times New Roman" w:cs="Times New Roman"/>
                <w:color w:val="0F0D29" w:themeColor="text1"/>
              </w:rPr>
            </w:pPr>
          </w:p>
        </w:tc>
      </w:tr>
      <w:tr w:rsidR="00E629D2" w:rsidRPr="00E629D2" w14:paraId="79755584" w14:textId="77777777" w:rsidTr="00905AA1">
        <w:tblPrEx>
          <w:tblCellMar>
            <w:left w:w="0" w:type="dxa"/>
            <w:right w:w="0" w:type="dxa"/>
          </w:tblCellMar>
        </w:tblPrEx>
        <w:trPr>
          <w:trHeight w:val="1899"/>
        </w:trPr>
        <w:tc>
          <w:tcPr>
            <w:tcW w:w="11016" w:type="dxa"/>
            <w:shd w:val="clear" w:color="auto" w:fill="F2F2F2" w:themeFill="background1" w:themeFillShade="F2"/>
            <w:vAlign w:val="center"/>
          </w:tcPr>
          <w:p w14:paraId="186F1B41" w14:textId="77777777" w:rsidR="00DF027C" w:rsidRPr="00E629D2" w:rsidRDefault="00DF027C" w:rsidP="00DF027C">
            <w:pPr>
              <w:pStyle w:val="EmphasisText"/>
              <w:jc w:val="center"/>
              <w:rPr>
                <w:rFonts w:ascii="Times New Roman" w:hAnsi="Times New Roman" w:cs="Times New Roman"/>
                <w:color w:val="0F0D29" w:themeColor="text1"/>
              </w:rPr>
            </w:pPr>
            <w:r w:rsidRPr="00E629D2">
              <w:rPr>
                <w:rFonts w:ascii="Times New Roman" w:hAnsi="Times New Roman" w:cs="Times New Roman"/>
                <w:noProof/>
                <w:color w:val="0F0D29" w:themeColor="text1"/>
              </w:rPr>
              <w:lastRenderedPageBreak/>
              <mc:AlternateContent>
                <mc:Choice Requires="wps">
                  <w:drawing>
                    <wp:inline distT="0" distB="0" distL="0" distR="0" wp14:anchorId="610BCF5F" wp14:editId="1C27B9B1">
                      <wp:extent cx="5844540" cy="2615979"/>
                      <wp:effectExtent l="0" t="0" r="0" b="0"/>
                      <wp:docPr id="7" name="Text Box 7"/>
                      <wp:cNvGraphicFramePr/>
                      <a:graphic xmlns:a="http://schemas.openxmlformats.org/drawingml/2006/main">
                        <a:graphicData uri="http://schemas.microsoft.com/office/word/2010/wordprocessingShape">
                          <wps:wsp>
                            <wps:cNvSpPr txBox="1"/>
                            <wps:spPr>
                              <a:xfrm>
                                <a:off x="0" y="0"/>
                                <a:ext cx="5844540" cy="2615979"/>
                              </a:xfrm>
                              <a:prstGeom prst="rect">
                                <a:avLst/>
                              </a:prstGeom>
                              <a:noFill/>
                              <a:ln w="6350">
                                <a:noFill/>
                              </a:ln>
                            </wps:spPr>
                            <wps:txbx>
                              <w:txbxContent>
                                <w:p w14:paraId="2F7B6526" w14:textId="189136C4" w:rsidR="007E0FF8" w:rsidRPr="00C96FBB" w:rsidRDefault="00DF027C" w:rsidP="007E0FF8">
                                  <w:pPr>
                                    <w:jc w:val="both"/>
                                    <w:rPr>
                                      <w:rFonts w:ascii="Times New Roman" w:eastAsia="Times New Roman" w:hAnsi="Times New Roman" w:cs="Times New Roman"/>
                                      <w:i/>
                                      <w:color w:val="002060"/>
                                      <w:sz w:val="32"/>
                                      <w:szCs w:val="32"/>
                                      <w:lang w:val="en-IN" w:eastAsia="en-IN"/>
                                    </w:rPr>
                                  </w:pPr>
                                  <w:r w:rsidRPr="00C96FBB">
                                    <w:rPr>
                                      <w:rFonts w:ascii="Times New Roman" w:hAnsi="Times New Roman" w:cs="Times New Roman"/>
                                      <w:i/>
                                      <w:color w:val="002060"/>
                                      <w:sz w:val="32"/>
                                      <w:szCs w:val="32"/>
                                    </w:rPr>
                                    <w:t>“</w:t>
                                  </w:r>
                                  <w:r w:rsidR="007E0FF8" w:rsidRPr="00C96FBB">
                                    <w:rPr>
                                      <w:rFonts w:ascii="Times New Roman" w:eastAsia="Times New Roman" w:hAnsi="Times New Roman" w:cs="Times New Roman"/>
                                      <w:i/>
                                      <w:color w:val="002060"/>
                                      <w:sz w:val="32"/>
                                      <w:szCs w:val="32"/>
                                      <w:lang w:val="en-IN" w:eastAsia="en-IN"/>
                                    </w:rPr>
                                    <w:t>I am deeply grateful to our employees for their commitment to our strategic priorities and rigorous execution, which drove fourth quarter revenue growth to the high end of our guidance range. We exited the year with momentum — closing a record 29 large deals during the year — highlighting the effectiveness of our strategy.</w:t>
                                  </w:r>
                                </w:p>
                                <w:p w14:paraId="7A45A409" w14:textId="5439109D" w:rsidR="00DF027C" w:rsidRPr="00C96FBB" w:rsidRDefault="007E0FF8" w:rsidP="007E0FF8">
                                  <w:pPr>
                                    <w:jc w:val="both"/>
                                    <w:rPr>
                                      <w:rFonts w:ascii="Times New Roman" w:hAnsi="Times New Roman" w:cs="Times New Roman"/>
                                      <w:i/>
                                      <w:iCs/>
                                      <w:sz w:val="32"/>
                                      <w:szCs w:val="32"/>
                                    </w:rPr>
                                  </w:pPr>
                                  <w:r w:rsidRPr="00C96FBB">
                                    <w:rPr>
                                      <w:rFonts w:ascii="Times New Roman" w:eastAsia="Times New Roman" w:hAnsi="Times New Roman" w:cs="Times New Roman"/>
                                      <w:i/>
                                      <w:color w:val="002060"/>
                                      <w:sz w:val="32"/>
                                      <w:szCs w:val="32"/>
                                      <w:lang w:val="en-IN" w:eastAsia="en-IN"/>
                                    </w:rPr>
                                    <w:t>In 2024, we accelerated investments in our AI-led platforms and added new capabilities with the acquisitions of Thirdera and Belcan, further strengthening and diversifying our portfolio.</w:t>
                                  </w:r>
                                  <w:r w:rsidR="00DF027C" w:rsidRPr="00C96FBB">
                                    <w:rPr>
                                      <w:rFonts w:ascii="Times New Roman" w:hAnsi="Times New Roman" w:cs="Times New Roman"/>
                                      <w:i/>
                                      <w:color w:val="002060"/>
                                      <w:sz w:val="32"/>
                                      <w:szCs w:val="32"/>
                                    </w:rPr>
                                    <w:t>”</w:t>
                                  </w:r>
                                  <w:r w:rsidRPr="00C96FBB">
                                    <w:rPr>
                                      <w:rFonts w:ascii="Times New Roman" w:hAnsi="Times New Roman" w:cs="Times New Roman"/>
                                      <w:i/>
                                      <w:color w:val="002060"/>
                                      <w:sz w:val="32"/>
                                      <w:szCs w:val="32"/>
                                    </w:rPr>
                                    <w:t>-</w:t>
                                  </w:r>
                                  <w:r w:rsidRPr="00C96FBB">
                                    <w:rPr>
                                      <w:sz w:val="36"/>
                                      <w:szCs w:val="28"/>
                                    </w:rPr>
                                    <w:t xml:space="preserve"> </w:t>
                                  </w:r>
                                  <w:r w:rsidRPr="00C96FBB">
                                    <w:rPr>
                                      <w:rFonts w:ascii="Times New Roman" w:hAnsi="Times New Roman" w:cs="Times New Roman"/>
                                      <w:i/>
                                      <w:iCs/>
                                      <w:sz w:val="32"/>
                                      <w:szCs w:val="32"/>
                                    </w:rPr>
                                    <w:t>Ravi Kumar S, Chief Executive Officer</w:t>
                                  </w:r>
                                </w:p>
                                <w:p w14:paraId="2C3F3093" w14:textId="0F375391" w:rsidR="007A15DE" w:rsidRDefault="007A15DE" w:rsidP="007E0FF8">
                                  <w:pPr>
                                    <w:jc w:val="both"/>
                                    <w:rPr>
                                      <w:rFonts w:ascii="Times New Roman" w:hAnsi="Times New Roman" w:cs="Times New Roman"/>
                                      <w:i/>
                                      <w:iCs/>
                                      <w:sz w:val="24"/>
                                      <w:szCs w:val="24"/>
                                    </w:rPr>
                                  </w:pPr>
                                </w:p>
                                <w:p w14:paraId="588DA52F" w14:textId="77777777" w:rsidR="007A15DE" w:rsidRPr="007E0FF8" w:rsidRDefault="007A15DE" w:rsidP="007E0FF8">
                                  <w:pPr>
                                    <w:jc w:val="both"/>
                                    <w:rPr>
                                      <w:rFonts w:ascii="Times New Roman" w:hAnsi="Times New Roman" w:cs="Times New Roman"/>
                                      <w:i/>
                                      <w:color w:val="00206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BCF5F" id="Text Box 7" o:spid="_x0000_s1028" type="#_x0000_t202" style="width:460.2pt;height: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" filled="f" stroked="f" strokeweight=".5pt">
                      <v:textbox>
                        <w:txbxContent>
                          <w:p w14:paraId="2F7B6526" w14:textId="189136C4" w:rsidR="007E0FF8" w:rsidRPr="00C96FBB" w:rsidRDefault="00DF027C" w:rsidP="007E0FF8">
                            <w:pPr>
                              <w:jc w:val="both"/>
                              <w:rPr>
                                <w:rFonts w:ascii="Times New Roman" w:eastAsia="Times New Roman" w:hAnsi="Times New Roman" w:cs="Times New Roman"/>
                                <w:i/>
                                <w:color w:val="002060"/>
                                <w:sz w:val="32"/>
                                <w:szCs w:val="32"/>
                                <w:lang w:val="en-IN" w:eastAsia="en-IN"/>
                              </w:rPr>
                            </w:pPr>
                            <w:r w:rsidRPr="00C96FBB">
                              <w:rPr>
                                <w:rFonts w:ascii="Times New Roman" w:hAnsi="Times New Roman" w:cs="Times New Roman"/>
                                <w:i/>
                                <w:color w:val="002060"/>
                                <w:sz w:val="32"/>
                                <w:szCs w:val="32"/>
                              </w:rPr>
                              <w:t>“</w:t>
                            </w:r>
                            <w:r w:rsidR="007E0FF8" w:rsidRPr="00C96FBB">
                              <w:rPr>
                                <w:rFonts w:ascii="Times New Roman" w:eastAsia="Times New Roman" w:hAnsi="Times New Roman" w:cs="Times New Roman"/>
                                <w:i/>
                                <w:color w:val="002060"/>
                                <w:sz w:val="32"/>
                                <w:szCs w:val="32"/>
                                <w:lang w:val="en-IN" w:eastAsia="en-IN"/>
                              </w:rPr>
                              <w:t>I am deeply grateful to our employees for their commitment to our strategic priorities and rigorous execution, which drove fourth quarter revenue growth to the high end of our guidance range. We exited the year with momentum — closing a record 29 large deals during the year — highlighting the effectiveness of our strategy.</w:t>
                            </w:r>
                          </w:p>
                          <w:p w14:paraId="7A45A409" w14:textId="5439109D" w:rsidR="00DF027C" w:rsidRPr="00C96FBB" w:rsidRDefault="007E0FF8" w:rsidP="007E0FF8">
                            <w:pPr>
                              <w:jc w:val="both"/>
                              <w:rPr>
                                <w:rFonts w:ascii="Times New Roman" w:hAnsi="Times New Roman" w:cs="Times New Roman"/>
                                <w:i/>
                                <w:iCs/>
                                <w:sz w:val="32"/>
                                <w:szCs w:val="32"/>
                              </w:rPr>
                            </w:pPr>
                            <w:r w:rsidRPr="00C96FBB">
                              <w:rPr>
                                <w:rFonts w:ascii="Times New Roman" w:eastAsia="Times New Roman" w:hAnsi="Times New Roman" w:cs="Times New Roman"/>
                                <w:i/>
                                <w:color w:val="002060"/>
                                <w:sz w:val="32"/>
                                <w:szCs w:val="32"/>
                                <w:lang w:val="en-IN" w:eastAsia="en-IN"/>
                              </w:rPr>
                              <w:t>In 2024, we accelerated investments in our AI-led platforms and added new capabilities with the acquisitions of Thirdera and Belcan, further strengthening and diversifying our portfolio.</w:t>
                            </w:r>
                            <w:r w:rsidR="00DF027C" w:rsidRPr="00C96FBB">
                              <w:rPr>
                                <w:rFonts w:ascii="Times New Roman" w:hAnsi="Times New Roman" w:cs="Times New Roman"/>
                                <w:i/>
                                <w:color w:val="002060"/>
                                <w:sz w:val="32"/>
                                <w:szCs w:val="32"/>
                              </w:rPr>
                              <w:t>”</w:t>
                            </w:r>
                            <w:r w:rsidRPr="00C96FBB">
                              <w:rPr>
                                <w:rFonts w:ascii="Times New Roman" w:hAnsi="Times New Roman" w:cs="Times New Roman"/>
                                <w:i/>
                                <w:color w:val="002060"/>
                                <w:sz w:val="32"/>
                                <w:szCs w:val="32"/>
                              </w:rPr>
                              <w:t>-</w:t>
                            </w:r>
                            <w:r w:rsidRPr="00C96FBB">
                              <w:rPr>
                                <w:sz w:val="36"/>
                                <w:szCs w:val="28"/>
                              </w:rPr>
                              <w:t xml:space="preserve"> </w:t>
                            </w:r>
                            <w:r w:rsidRPr="00C96FBB">
                              <w:rPr>
                                <w:rFonts w:ascii="Times New Roman" w:hAnsi="Times New Roman" w:cs="Times New Roman"/>
                                <w:i/>
                                <w:iCs/>
                                <w:sz w:val="32"/>
                                <w:szCs w:val="32"/>
                              </w:rPr>
                              <w:t>Ravi Kumar S, Chief Executive Officer</w:t>
                            </w:r>
                          </w:p>
                          <w:p w14:paraId="2C3F3093" w14:textId="0F375391" w:rsidR="007A15DE" w:rsidRDefault="007A15DE" w:rsidP="007E0FF8">
                            <w:pPr>
                              <w:jc w:val="both"/>
                              <w:rPr>
                                <w:rFonts w:ascii="Times New Roman" w:hAnsi="Times New Roman" w:cs="Times New Roman"/>
                                <w:i/>
                                <w:iCs/>
                                <w:sz w:val="24"/>
                                <w:szCs w:val="24"/>
                              </w:rPr>
                            </w:pPr>
                          </w:p>
                          <w:p w14:paraId="588DA52F" w14:textId="77777777" w:rsidR="007A15DE" w:rsidRPr="007E0FF8" w:rsidRDefault="007A15DE" w:rsidP="007E0FF8">
                            <w:pPr>
                              <w:jc w:val="both"/>
                              <w:rPr>
                                <w:rFonts w:ascii="Times New Roman" w:hAnsi="Times New Roman" w:cs="Times New Roman"/>
                                <w:i/>
                                <w:color w:val="002060"/>
                                <w:sz w:val="24"/>
                                <w:szCs w:val="24"/>
                              </w:rPr>
                            </w:pPr>
                          </w:p>
                        </w:txbxContent>
                      </v:textbox>
                      <w10:anchorlock/>
                    </v:shape>
                  </w:pict>
                </mc:Fallback>
              </mc:AlternateContent>
            </w:r>
          </w:p>
        </w:tc>
      </w:tr>
      <w:tr w:rsidR="00DF027C" w:rsidRPr="00E629D2" w14:paraId="1558B84E" w14:textId="77777777" w:rsidTr="00905AA1">
        <w:trPr>
          <w:trHeight w:val="5931"/>
        </w:trPr>
        <w:tc>
          <w:tcPr>
            <w:tcW w:w="11016" w:type="dxa"/>
          </w:tcPr>
          <w:p w14:paraId="7EA88623" w14:textId="0E6CB66A" w:rsidR="00715BAA" w:rsidRPr="00E629D2" w:rsidRDefault="00715BAA" w:rsidP="00C96FBB">
            <w:pPr>
              <w:pStyle w:val="Heading2"/>
              <w:jc w:val="center"/>
              <w:rPr>
                <w:rFonts w:ascii="Times New Roman" w:hAnsi="Times New Roman" w:cs="Times New Roman"/>
                <w:b/>
                <w:bCs/>
                <w:i/>
                <w:iCs/>
                <w:color w:val="0F0D29" w:themeColor="text1"/>
                <w:u w:val="single"/>
              </w:rPr>
            </w:pPr>
            <w:r w:rsidRPr="00E629D2">
              <w:rPr>
                <w:rFonts w:ascii="Times New Roman" w:hAnsi="Times New Roman" w:cs="Times New Roman"/>
                <w:b/>
                <w:bCs/>
                <w:i/>
                <w:iCs/>
                <w:color w:val="0F0D29" w:themeColor="text1"/>
                <w:u w:val="single"/>
              </w:rPr>
              <w:lastRenderedPageBreak/>
              <w:t>Company Snapshot</w:t>
            </w:r>
          </w:p>
          <w:p w14:paraId="4BD79B56" w14:textId="215387F5" w:rsidR="00715BAA" w:rsidRPr="00E629D2" w:rsidRDefault="007A1852" w:rsidP="00715BAA">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51E5B88F" wp14:editId="25078BAF">
                  <wp:extent cx="6857365" cy="440502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6863601" cy="4409029"/>
                          </a:xfrm>
                          <a:prstGeom prst="rect">
                            <a:avLst/>
                          </a:prstGeom>
                        </pic:spPr>
                      </pic:pic>
                    </a:graphicData>
                  </a:graphic>
                </wp:inline>
              </w:drawing>
            </w:r>
          </w:p>
          <w:p w14:paraId="1C937662" w14:textId="5C699022" w:rsidR="003630AE" w:rsidRPr="00E629D2" w:rsidRDefault="003630AE" w:rsidP="003630AE">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41D92C21" w14:textId="6336BF54" w:rsidR="00C96FBB" w:rsidRPr="00E629D2" w:rsidRDefault="0062331F" w:rsidP="00C96FBB">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15DCD386" wp14:editId="4656E3C4">
                  <wp:extent cx="2279374" cy="2743200"/>
                  <wp:effectExtent l="0" t="0" r="0" b="0"/>
                  <wp:docPr id="46" name="Chart 46">
                    <a:extLst xmlns:a="http://schemas.openxmlformats.org/drawingml/2006/main">
                      <a:ext uri="{FF2B5EF4-FFF2-40B4-BE49-F238E27FC236}">
                        <a16:creationId xmlns:a16="http://schemas.microsoft.com/office/drawing/2014/main" id="{C8124D73-A0BF-4F3A-A4D7-A74EF7BDBB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905AA1" w:rsidRPr="00E629D2">
              <w:rPr>
                <w:rFonts w:ascii="Times New Roman" w:hAnsi="Times New Roman" w:cs="Times New Roman"/>
                <w:noProof/>
                <w:color w:val="0F0D29" w:themeColor="text1"/>
              </w:rPr>
              <w:drawing>
                <wp:inline distT="0" distB="0" distL="0" distR="0" wp14:anchorId="40CBF110" wp14:editId="3099C1DE">
                  <wp:extent cx="4285753" cy="3601941"/>
                  <wp:effectExtent l="0" t="0" r="0" b="0"/>
                  <wp:docPr id="47" name="Chart 47">
                    <a:extLst xmlns:a="http://schemas.openxmlformats.org/drawingml/2006/main">
                      <a:ext uri="{FF2B5EF4-FFF2-40B4-BE49-F238E27FC236}">
                        <a16:creationId xmlns:a16="http://schemas.microsoft.com/office/drawing/2014/main" id="{9F086B9C-210F-4B0A-83A5-4AB9E17BD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361400" w14:textId="02CF3BD3" w:rsidR="00017980" w:rsidRPr="00E629D2" w:rsidRDefault="00017980" w:rsidP="00017980">
            <w:pPr>
              <w:pStyle w:val="Heading2"/>
              <w:rPr>
                <w:rFonts w:ascii="Times New Roman" w:hAnsi="Times New Roman" w:cs="Times New Roman"/>
                <w:b/>
                <w:bCs/>
                <w:color w:val="0F0D29" w:themeColor="text1"/>
                <w:u w:val="single"/>
              </w:rPr>
            </w:pPr>
            <w:r w:rsidRPr="00E629D2">
              <w:rPr>
                <w:rFonts w:ascii="Times New Roman" w:hAnsi="Times New Roman" w:cs="Times New Roman"/>
                <w:b/>
                <w:bCs/>
                <w:color w:val="0F0D29" w:themeColor="text1"/>
                <w:u w:val="single"/>
              </w:rPr>
              <w:lastRenderedPageBreak/>
              <w:t>Peer Group Review</w:t>
            </w:r>
          </w:p>
          <w:p w14:paraId="3BD69AD2" w14:textId="5D9E4D2E" w:rsidR="00017980" w:rsidRPr="00E629D2" w:rsidRDefault="00017980" w:rsidP="00017980">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371ACF63" wp14:editId="7E591E47">
                  <wp:extent cx="6758940" cy="482346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3">
                            <a:extLst>
                              <a:ext uri="{28A0092B-C50C-407E-A947-70E740481C1C}">
                                <a14:useLocalDpi xmlns:a14="http://schemas.microsoft.com/office/drawing/2010/main" val="0"/>
                              </a:ext>
                            </a:extLst>
                          </a:blip>
                          <a:stretch>
                            <a:fillRect/>
                          </a:stretch>
                        </pic:blipFill>
                        <pic:spPr>
                          <a:xfrm>
                            <a:off x="0" y="0"/>
                            <a:ext cx="6759557" cy="4823900"/>
                          </a:xfrm>
                          <a:prstGeom prst="rect">
                            <a:avLst/>
                          </a:prstGeom>
                        </pic:spPr>
                      </pic:pic>
                    </a:graphicData>
                  </a:graphic>
                </wp:inline>
              </w:drawing>
            </w:r>
          </w:p>
          <w:p w14:paraId="1D03BCF2" w14:textId="13438BB6" w:rsidR="003630AE" w:rsidRPr="00E629D2" w:rsidRDefault="003630AE" w:rsidP="003630AE">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51C4B4CF" w14:textId="17419E90" w:rsidR="00017980" w:rsidRPr="00E629D2" w:rsidRDefault="00B62C6C" w:rsidP="00DF027C">
            <w:pPr>
              <w:pStyle w:val="Content"/>
              <w:rPr>
                <w:rFonts w:ascii="Times New Roman" w:hAnsi="Times New Roman" w:cs="Times New Roman"/>
                <w:b/>
                <w:bCs/>
                <w:color w:val="0F0D29" w:themeColor="text1"/>
                <w:sz w:val="44"/>
                <w:szCs w:val="44"/>
                <w:u w:val="single"/>
              </w:rPr>
            </w:pPr>
            <w:r w:rsidRPr="00E629D2">
              <w:rPr>
                <w:rFonts w:ascii="Times New Roman" w:hAnsi="Times New Roman" w:cs="Times New Roman"/>
                <w:b/>
                <w:bCs/>
                <w:noProof/>
                <w:color w:val="0F0D29" w:themeColor="text1"/>
                <w:sz w:val="44"/>
                <w:szCs w:val="44"/>
                <w:u w:val="single"/>
              </w:rPr>
              <mc:AlternateContent>
                <mc:Choice Requires="wps">
                  <w:drawing>
                    <wp:anchor distT="0" distB="0" distL="114300" distR="114300" simplePos="0" relativeHeight="251668480" behindDoc="0" locked="0" layoutInCell="1" allowOverlap="1" wp14:anchorId="4B6CBCD9" wp14:editId="7B2114B4">
                      <wp:simplePos x="0" y="0"/>
                      <wp:positionH relativeFrom="column">
                        <wp:posOffset>-48260</wp:posOffset>
                      </wp:positionH>
                      <wp:positionV relativeFrom="paragraph">
                        <wp:posOffset>205105</wp:posOffset>
                      </wp:positionV>
                      <wp:extent cx="6873240" cy="3116580"/>
                      <wp:effectExtent l="0" t="0" r="22860" b="26670"/>
                      <wp:wrapNone/>
                      <wp:docPr id="61" name="Rectangle 61"/>
                      <wp:cNvGraphicFramePr/>
                      <a:graphic xmlns:a="http://schemas.openxmlformats.org/drawingml/2006/main">
                        <a:graphicData uri="http://schemas.microsoft.com/office/word/2010/wordprocessingShape">
                          <wps:wsp>
                            <wps:cNvSpPr/>
                            <wps:spPr>
                              <a:xfrm>
                                <a:off x="0" y="0"/>
                                <a:ext cx="6873240" cy="311658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F12BEC" w14:textId="77777777" w:rsidR="00B62C6C" w:rsidRPr="00B62C6C" w:rsidRDefault="00B62C6C" w:rsidP="00B62C6C">
                                  <w:pPr>
                                    <w:spacing w:line="240" w:lineRule="auto"/>
                                    <w:rPr>
                                      <w:rFonts w:ascii="Times New Roman" w:eastAsia="Times New Roman" w:hAnsi="Times New Roman" w:cs="Times New Roman"/>
                                      <w:b w:val="0"/>
                                      <w:color w:val="auto"/>
                                      <w:sz w:val="24"/>
                                      <w:szCs w:val="24"/>
                                      <w:lang w:val="en-IN" w:eastAsia="en-IN"/>
                                    </w:rPr>
                                  </w:pPr>
                                  <w:r w:rsidRPr="00B62C6C">
                                    <w:rPr>
                                      <w:rFonts w:ascii="Times New Roman" w:eastAsia="Times New Roman" w:hAnsi="Times New Roman" w:cs="Times New Roman"/>
                                      <w:b w:val="0"/>
                                      <w:i/>
                                      <w:iCs/>
                                      <w:color w:val="0F0D29" w:themeColor="text1"/>
                                      <w:sz w:val="36"/>
                                      <w:szCs w:val="36"/>
                                      <w:lang w:val="en-IN" w:eastAsia="en-IN"/>
                                    </w:rPr>
                                    <w:t>Cognizant is a notable player in the technology and consulting sector, as depicted in the provided data. With a revenue of $19 billion, it ranks at the 74th percentile, indicating strong performance relative to peers. Its market capitalization stands at $35 billion, placing it at the 43rd percentile, suggesting a moderate valuation compared to competitors like Accenture ($194 billion) and Adobe ($192 billion). Cognizant's headcount of 341,000 employees is impressive, ranking at the 95th percentile, reflecting a large workforce that likely supports its extensive service offerings. This combination of revenue, market cap, and headcount highlights Cognizant's significant industry presence</w:t>
                                  </w:r>
                                  <w:r w:rsidRPr="00B62C6C">
                                    <w:rPr>
                                      <w:rFonts w:ascii="Times New Roman" w:eastAsia="Times New Roman" w:hAnsi="Times New Roman" w:cs="Times New Roman"/>
                                      <w:b w:val="0"/>
                                      <w:color w:val="auto"/>
                                      <w:sz w:val="24"/>
                                      <w:szCs w:val="24"/>
                                      <w:lang w:val="en-IN" w:eastAsia="en-IN"/>
                                    </w:rPr>
                                    <w:t>.</w:t>
                                  </w:r>
                                </w:p>
                                <w:p w14:paraId="03C1E583" w14:textId="77777777" w:rsidR="00B62C6C" w:rsidRDefault="00B62C6C" w:rsidP="00B62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CBCD9" id="Rectangle 61" o:spid="_x0000_s1029" style="position:absolute;margin-left:-3.8pt;margin-top:16.15pt;width:541.2pt;height:24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" fillcolor="#d8d8d8 [2732]" strokecolor="#012639 [1604]" strokeweight="2pt">
                      <v:textbox>
                        <w:txbxContent>
                          <w:p w14:paraId="33F12BEC" w14:textId="77777777" w:rsidR="00B62C6C" w:rsidRPr="00B62C6C" w:rsidRDefault="00B62C6C" w:rsidP="00B62C6C">
                            <w:pPr>
                              <w:spacing w:line="240" w:lineRule="auto"/>
                              <w:rPr>
                                <w:rFonts w:ascii="Times New Roman" w:eastAsia="Times New Roman" w:hAnsi="Times New Roman" w:cs="Times New Roman"/>
                                <w:b w:val="0"/>
                                <w:color w:val="auto"/>
                                <w:sz w:val="24"/>
                                <w:szCs w:val="24"/>
                                <w:lang w:val="en-IN" w:eastAsia="en-IN"/>
                              </w:rPr>
                            </w:pPr>
                            <w:r w:rsidRPr="00B62C6C">
                              <w:rPr>
                                <w:rFonts w:ascii="Times New Roman" w:eastAsia="Times New Roman" w:hAnsi="Times New Roman" w:cs="Times New Roman"/>
                                <w:b w:val="0"/>
                                <w:i/>
                                <w:iCs/>
                                <w:color w:val="0F0D29" w:themeColor="text1"/>
                                <w:sz w:val="36"/>
                                <w:szCs w:val="36"/>
                                <w:lang w:val="en-IN" w:eastAsia="en-IN"/>
                              </w:rPr>
                              <w:t>Cognizant is a notable player in the technology and consulting sector, as depicted in the provided data. With a revenue of $19 billion, it ranks at the 74th percentile, indicating strong performance relative to peers. Its market capitalization stands at $35 billion, placing it at the 43rd percentile, suggesting a moderate valuation compared to competitors like Accenture ($194 billion) and Adobe ($192 billion). Cognizant's headcount of 341,000 employees is impressive, ranking at the 95th percentile, reflecting a large workforce that likely supports its extensive service offerings. This combination of revenue, market cap, and headcount highlights Cognizant's significant industry presence</w:t>
                            </w:r>
                            <w:r w:rsidRPr="00B62C6C">
                              <w:rPr>
                                <w:rFonts w:ascii="Times New Roman" w:eastAsia="Times New Roman" w:hAnsi="Times New Roman" w:cs="Times New Roman"/>
                                <w:b w:val="0"/>
                                <w:color w:val="auto"/>
                                <w:sz w:val="24"/>
                                <w:szCs w:val="24"/>
                                <w:lang w:val="en-IN" w:eastAsia="en-IN"/>
                              </w:rPr>
                              <w:t>.</w:t>
                            </w:r>
                          </w:p>
                          <w:p w14:paraId="03C1E583" w14:textId="77777777" w:rsidR="00B62C6C" w:rsidRDefault="00B62C6C" w:rsidP="00B62C6C">
                            <w:pPr>
                              <w:jc w:val="center"/>
                            </w:pPr>
                          </w:p>
                        </w:txbxContent>
                      </v:textbox>
                    </v:rect>
                  </w:pict>
                </mc:Fallback>
              </mc:AlternateContent>
            </w:r>
          </w:p>
          <w:p w14:paraId="34373646"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73579BE6"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65531FF3"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5AC50098"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7B4AD7CD"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6E18AE21"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5D5615A9" w14:textId="77777777" w:rsidR="00017980" w:rsidRPr="00E629D2" w:rsidRDefault="00017980" w:rsidP="00DF027C">
            <w:pPr>
              <w:pStyle w:val="Content"/>
              <w:rPr>
                <w:rFonts w:ascii="Times New Roman" w:hAnsi="Times New Roman" w:cs="Times New Roman"/>
                <w:b/>
                <w:bCs/>
                <w:color w:val="0F0D29" w:themeColor="text1"/>
                <w:sz w:val="44"/>
                <w:szCs w:val="44"/>
                <w:u w:val="single"/>
              </w:rPr>
            </w:pPr>
          </w:p>
          <w:p w14:paraId="3A0826AA" w14:textId="4814B44F" w:rsidR="00DF027C" w:rsidRPr="00E629D2" w:rsidRDefault="00320BB3" w:rsidP="00332871">
            <w:pPr>
              <w:pStyle w:val="Heading2"/>
            </w:pPr>
            <w:r w:rsidRPr="00E629D2">
              <w:lastRenderedPageBreak/>
              <w:t>Key Statistics</w:t>
            </w:r>
          </w:p>
          <w:tbl>
            <w:tblPr>
              <w:tblStyle w:val="TableGrid"/>
              <w:tblW w:w="0" w:type="auto"/>
              <w:tblLook w:val="04A0" w:firstRow="1" w:lastRow="0" w:firstColumn="1" w:lastColumn="0" w:noHBand="0" w:noVBand="1"/>
            </w:tblPr>
            <w:tblGrid>
              <w:gridCol w:w="2497"/>
              <w:gridCol w:w="2497"/>
              <w:gridCol w:w="2497"/>
              <w:gridCol w:w="2498"/>
            </w:tblGrid>
            <w:tr w:rsidR="00E629D2" w:rsidRPr="00E629D2" w14:paraId="30FD35FC" w14:textId="77777777" w:rsidTr="00320BB3">
              <w:tc>
                <w:tcPr>
                  <w:tcW w:w="2497" w:type="dxa"/>
                </w:tcPr>
                <w:p w14:paraId="6981B1C4" w14:textId="2E58601F"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Previous Close</w:t>
                  </w:r>
                </w:p>
              </w:tc>
              <w:tc>
                <w:tcPr>
                  <w:tcW w:w="2497" w:type="dxa"/>
                </w:tcPr>
                <w:p w14:paraId="2F8DAB0F" w14:textId="4582D57A" w:rsidR="00320BB3" w:rsidRPr="00864683" w:rsidRDefault="00864683" w:rsidP="00CB3DDE">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$75.90</w:t>
                  </w:r>
                </w:p>
              </w:tc>
              <w:tc>
                <w:tcPr>
                  <w:tcW w:w="2497" w:type="dxa"/>
                </w:tcPr>
                <w:p w14:paraId="68E825C7" w14:textId="292C8A43"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 xml:space="preserve">Net Income </w:t>
                  </w:r>
                </w:p>
              </w:tc>
              <w:tc>
                <w:tcPr>
                  <w:tcW w:w="2498" w:type="dxa"/>
                </w:tcPr>
                <w:p w14:paraId="2CFE4080" w14:textId="5702D643"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$2.24 Billion</w:t>
                  </w:r>
                </w:p>
              </w:tc>
            </w:tr>
            <w:tr w:rsidR="00E629D2" w:rsidRPr="00E629D2" w14:paraId="313EA957" w14:textId="77777777" w:rsidTr="00320BB3">
              <w:tc>
                <w:tcPr>
                  <w:tcW w:w="2497" w:type="dxa"/>
                </w:tcPr>
                <w:p w14:paraId="7D0CC2F5" w14:textId="2DE32CA9" w:rsidR="00320BB3" w:rsidRPr="00E629D2" w:rsidRDefault="00881F16" w:rsidP="00DF027C">
                  <w:pPr>
                    <w:pStyle w:val="Content"/>
                    <w:rPr>
                      <w:rFonts w:ascii="Times New Roman" w:hAnsi="Times New Roman" w:cs="Times New Roman"/>
                      <w:color w:val="0F0D29" w:themeColor="text1"/>
                    </w:rPr>
                  </w:pPr>
                  <w:r>
                    <w:rPr>
                      <w:rFonts w:ascii="Times New Roman" w:hAnsi="Times New Roman" w:cs="Times New Roman"/>
                      <w:color w:val="0F0D29" w:themeColor="text1"/>
                    </w:rPr>
                    <w:t>Sector</w:t>
                  </w:r>
                </w:p>
              </w:tc>
              <w:tc>
                <w:tcPr>
                  <w:tcW w:w="2497" w:type="dxa"/>
                </w:tcPr>
                <w:p w14:paraId="6DA03CF8" w14:textId="0FFFC769"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Technology</w:t>
                  </w:r>
                </w:p>
              </w:tc>
              <w:tc>
                <w:tcPr>
                  <w:tcW w:w="2497" w:type="dxa"/>
                </w:tcPr>
                <w:p w14:paraId="374FDB9F" w14:textId="0B8D824C"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EPS</w:t>
                  </w:r>
                </w:p>
              </w:tc>
              <w:tc>
                <w:tcPr>
                  <w:tcW w:w="2498" w:type="dxa"/>
                </w:tcPr>
                <w:p w14:paraId="0DA94166" w14:textId="10FCFEEE"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$4.42</w:t>
                  </w:r>
                </w:p>
              </w:tc>
            </w:tr>
            <w:tr w:rsidR="00E629D2" w:rsidRPr="00E629D2" w14:paraId="7BC91D2B" w14:textId="77777777" w:rsidTr="00320BB3">
              <w:tc>
                <w:tcPr>
                  <w:tcW w:w="2497" w:type="dxa"/>
                </w:tcPr>
                <w:p w14:paraId="4BF34CCA" w14:textId="300D7F8B"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Day’s range</w:t>
                  </w:r>
                </w:p>
              </w:tc>
              <w:tc>
                <w:tcPr>
                  <w:tcW w:w="2497" w:type="dxa"/>
                </w:tcPr>
                <w:p w14:paraId="4FD5C796" w14:textId="6670F89F" w:rsidR="00320BB3" w:rsidRPr="00864683" w:rsidRDefault="00864683" w:rsidP="00DF027C">
                  <w:pPr>
                    <w:pStyle w:val="Content"/>
                    <w:rPr>
                      <w:rFonts w:ascii="Times New Roman" w:hAnsi="Times New Roman" w:cs="Times New Roman"/>
                      <w:color w:val="0F0D29" w:themeColor="text1"/>
                    </w:rPr>
                  </w:pPr>
                  <w:r w:rsidRPr="00864683">
                    <w:rPr>
                      <w:rStyle w:val="relative"/>
                      <w:color w:val="0F0D29" w:themeColor="text1"/>
                    </w:rPr>
                    <w:t>$75.37 - $77.93</w:t>
                  </w:r>
                </w:p>
              </w:tc>
              <w:tc>
                <w:tcPr>
                  <w:tcW w:w="2497" w:type="dxa"/>
                </w:tcPr>
                <w:p w14:paraId="5756960A" w14:textId="7911F42E"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Dividend Yield</w:t>
                  </w:r>
                </w:p>
              </w:tc>
              <w:tc>
                <w:tcPr>
                  <w:tcW w:w="2498" w:type="dxa"/>
                </w:tcPr>
                <w:p w14:paraId="2FC6E197" w14:textId="43B1A286"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1.50%</w:t>
                  </w:r>
                </w:p>
              </w:tc>
            </w:tr>
            <w:tr w:rsidR="00E629D2" w:rsidRPr="00E629D2" w14:paraId="196521CF" w14:textId="77777777" w:rsidTr="00320BB3">
              <w:tc>
                <w:tcPr>
                  <w:tcW w:w="2497" w:type="dxa"/>
                </w:tcPr>
                <w:p w14:paraId="6D70E71D" w14:textId="68848A44" w:rsidR="00320BB3" w:rsidRPr="00864683" w:rsidRDefault="00320BB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52 week Range</w:t>
                  </w:r>
                </w:p>
              </w:tc>
              <w:tc>
                <w:tcPr>
                  <w:tcW w:w="2497" w:type="dxa"/>
                </w:tcPr>
                <w:p w14:paraId="1F5F4457" w14:textId="718CB51B" w:rsidR="00320BB3" w:rsidRPr="00864683" w:rsidRDefault="00864683" w:rsidP="00DF027C">
                  <w:pPr>
                    <w:pStyle w:val="Content"/>
                    <w:rPr>
                      <w:rFonts w:ascii="Times New Roman" w:hAnsi="Times New Roman" w:cs="Times New Roman"/>
                      <w:color w:val="0F0D29" w:themeColor="text1"/>
                    </w:rPr>
                  </w:pPr>
                  <w:r w:rsidRPr="00864683">
                    <w:rPr>
                      <w:color w:val="0F0D29" w:themeColor="text1"/>
                    </w:rPr>
                    <w:t>$63.79 - $90.82</w:t>
                  </w:r>
                </w:p>
              </w:tc>
              <w:tc>
                <w:tcPr>
                  <w:tcW w:w="2497" w:type="dxa"/>
                </w:tcPr>
                <w:p w14:paraId="24CD7A60" w14:textId="43F6D81F"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Gross profit margin</w:t>
                  </w:r>
                </w:p>
              </w:tc>
              <w:tc>
                <w:tcPr>
                  <w:tcW w:w="2498" w:type="dxa"/>
                </w:tcPr>
                <w:p w14:paraId="79DC7443" w14:textId="6B14DE5F"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34.37%</w:t>
                  </w:r>
                </w:p>
              </w:tc>
            </w:tr>
            <w:tr w:rsidR="00E629D2" w:rsidRPr="00E629D2" w14:paraId="0E68891E" w14:textId="77777777" w:rsidTr="00320BB3">
              <w:tc>
                <w:tcPr>
                  <w:tcW w:w="2497" w:type="dxa"/>
                </w:tcPr>
                <w:p w14:paraId="57CEB23A" w14:textId="1DEAC174"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Market Cap</w:t>
                  </w:r>
                </w:p>
              </w:tc>
              <w:tc>
                <w:tcPr>
                  <w:tcW w:w="2497" w:type="dxa"/>
                </w:tcPr>
                <w:p w14:paraId="2F984578" w14:textId="4D3B0BB7" w:rsidR="00320BB3" w:rsidRPr="00864683" w:rsidRDefault="00864683" w:rsidP="00DF027C">
                  <w:pPr>
                    <w:pStyle w:val="Content"/>
                    <w:rPr>
                      <w:rFonts w:ascii="Times New Roman" w:hAnsi="Times New Roman" w:cs="Times New Roman"/>
                      <w:color w:val="0F0D29" w:themeColor="text1"/>
                    </w:rPr>
                  </w:pPr>
                  <w:r w:rsidRPr="00864683">
                    <w:rPr>
                      <w:color w:val="0F0D29" w:themeColor="text1"/>
                    </w:rPr>
                    <w:t>$39.51 billion</w:t>
                  </w:r>
                </w:p>
              </w:tc>
              <w:tc>
                <w:tcPr>
                  <w:tcW w:w="2497" w:type="dxa"/>
                </w:tcPr>
                <w:p w14:paraId="7FADE3BB" w14:textId="5049F4D6"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P/E ratio</w:t>
                  </w:r>
                </w:p>
              </w:tc>
              <w:tc>
                <w:tcPr>
                  <w:tcW w:w="2498" w:type="dxa"/>
                </w:tcPr>
                <w:p w14:paraId="4D0686A7" w14:textId="3EE6FF31"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17.63</w:t>
                  </w:r>
                </w:p>
              </w:tc>
            </w:tr>
            <w:tr w:rsidR="00E629D2" w:rsidRPr="00E629D2" w14:paraId="7E688A2A" w14:textId="77777777" w:rsidTr="00320BB3">
              <w:tc>
                <w:tcPr>
                  <w:tcW w:w="2497" w:type="dxa"/>
                </w:tcPr>
                <w:p w14:paraId="5B60EC35" w14:textId="3FAA2FC5"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Shares outstanding</w:t>
                  </w:r>
                </w:p>
              </w:tc>
              <w:tc>
                <w:tcPr>
                  <w:tcW w:w="2497" w:type="dxa"/>
                </w:tcPr>
                <w:p w14:paraId="3052A2D1" w14:textId="6873348A"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495.7 Million</w:t>
                  </w:r>
                </w:p>
              </w:tc>
              <w:tc>
                <w:tcPr>
                  <w:tcW w:w="2497" w:type="dxa"/>
                </w:tcPr>
                <w:p w14:paraId="6D3D058A" w14:textId="7767B05E"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Return on assets</w:t>
                  </w:r>
                </w:p>
              </w:tc>
              <w:tc>
                <w:tcPr>
                  <w:tcW w:w="2498" w:type="dxa"/>
                </w:tcPr>
                <w:p w14:paraId="590A6243" w14:textId="2740325B"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9.78%</w:t>
                  </w:r>
                </w:p>
              </w:tc>
            </w:tr>
            <w:tr w:rsidR="00E629D2" w:rsidRPr="00E629D2" w14:paraId="5888FF07" w14:textId="77777777" w:rsidTr="00320BB3">
              <w:tc>
                <w:tcPr>
                  <w:tcW w:w="2497" w:type="dxa"/>
                </w:tcPr>
                <w:p w14:paraId="0B8967B2" w14:textId="5308EF6B"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Revenue</w:t>
                  </w:r>
                </w:p>
              </w:tc>
              <w:tc>
                <w:tcPr>
                  <w:tcW w:w="2497" w:type="dxa"/>
                </w:tcPr>
                <w:p w14:paraId="315BC3A6" w14:textId="7E233A65"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$19.41 Billion</w:t>
                  </w:r>
                </w:p>
              </w:tc>
              <w:tc>
                <w:tcPr>
                  <w:tcW w:w="2497" w:type="dxa"/>
                </w:tcPr>
                <w:p w14:paraId="286D82AF" w14:textId="6636348F"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Return on Equity</w:t>
                  </w:r>
                </w:p>
              </w:tc>
              <w:tc>
                <w:tcPr>
                  <w:tcW w:w="2498" w:type="dxa"/>
                </w:tcPr>
                <w:p w14:paraId="0C3B4314" w14:textId="587EA5B8"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16.48%</w:t>
                  </w:r>
                </w:p>
              </w:tc>
            </w:tr>
            <w:tr w:rsidR="00E629D2" w:rsidRPr="00E629D2" w14:paraId="63662248" w14:textId="77777777" w:rsidTr="00320BB3">
              <w:tc>
                <w:tcPr>
                  <w:tcW w:w="2497" w:type="dxa"/>
                </w:tcPr>
                <w:p w14:paraId="1AAC8231" w14:textId="12A3FDDD" w:rsidR="00320BB3" w:rsidRPr="00E629D2" w:rsidRDefault="00320BB3"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Net income</w:t>
                  </w:r>
                </w:p>
              </w:tc>
              <w:tc>
                <w:tcPr>
                  <w:tcW w:w="2497" w:type="dxa"/>
                </w:tcPr>
                <w:p w14:paraId="670B52B0" w14:textId="67BA54CB" w:rsidR="00320BB3"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$2.24 Billion</w:t>
                  </w:r>
                </w:p>
              </w:tc>
              <w:tc>
                <w:tcPr>
                  <w:tcW w:w="2497" w:type="dxa"/>
                </w:tcPr>
                <w:p w14:paraId="38700F51" w14:textId="6DD49017" w:rsidR="00320BB3" w:rsidRPr="00864683" w:rsidRDefault="00E10921"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EBITDA</w:t>
                  </w:r>
                </w:p>
              </w:tc>
              <w:tc>
                <w:tcPr>
                  <w:tcW w:w="2498" w:type="dxa"/>
                </w:tcPr>
                <w:p w14:paraId="3E08670D" w14:textId="5746DCCD" w:rsidR="00E10921" w:rsidRPr="00864683" w:rsidRDefault="00864683" w:rsidP="00DF027C">
                  <w:pPr>
                    <w:pStyle w:val="Content"/>
                    <w:rPr>
                      <w:rFonts w:ascii="Times New Roman" w:hAnsi="Times New Roman" w:cs="Times New Roman"/>
                      <w:color w:val="0F0D29" w:themeColor="text1"/>
                    </w:rPr>
                  </w:pPr>
                  <w:r w:rsidRPr="00864683">
                    <w:rPr>
                      <w:rFonts w:ascii="Times New Roman" w:hAnsi="Times New Roman" w:cs="Times New Roman"/>
                      <w:color w:val="0F0D29" w:themeColor="text1"/>
                    </w:rPr>
                    <w:t>$3.43 Billion</w:t>
                  </w:r>
                </w:p>
              </w:tc>
            </w:tr>
          </w:tbl>
          <w:p w14:paraId="787C311F" w14:textId="47257390" w:rsidR="00320BB3" w:rsidRPr="00E629D2" w:rsidRDefault="00606E39" w:rsidP="00DF027C">
            <w:pPr>
              <w:pStyle w:val="Content"/>
              <w:rPr>
                <w:rFonts w:ascii="Times New Roman" w:hAnsi="Times New Roman" w:cs="Times New Roman"/>
                <w:color w:val="0F0D29" w:themeColor="text1"/>
              </w:rPr>
            </w:pPr>
            <w:r w:rsidRPr="00E629D2">
              <w:rPr>
                <w:rFonts w:ascii="Times New Roman" w:hAnsi="Times New Roman" w:cs="Times New Roman"/>
                <w:color w:val="0F0D29" w:themeColor="text1"/>
              </w:rPr>
              <w:t xml:space="preserve">                                                        </w:t>
            </w:r>
          </w:p>
          <w:p w14:paraId="65C00E0A" w14:textId="53175384" w:rsidR="00DF027C" w:rsidRPr="00E629D2" w:rsidRDefault="007A15DE" w:rsidP="00DF027C">
            <w:pPr>
              <w:pStyle w:val="Content"/>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2AA57645" wp14:editId="0ACACFEF">
                  <wp:extent cx="6369261" cy="4625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377920" cy="4631628"/>
                          </a:xfrm>
                          <a:prstGeom prst="rect">
                            <a:avLst/>
                          </a:prstGeom>
                        </pic:spPr>
                      </pic:pic>
                    </a:graphicData>
                  </a:graphic>
                </wp:inline>
              </w:drawing>
            </w:r>
          </w:p>
          <w:p w14:paraId="40EBD06F" w14:textId="6B399F7E" w:rsidR="003630AE" w:rsidRPr="00E629D2" w:rsidRDefault="003630AE" w:rsidP="00DF027C">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13E77E03" w14:textId="3128BE1F" w:rsidR="00DF027C" w:rsidRPr="00E629D2" w:rsidRDefault="007A15DE" w:rsidP="00DF027C">
            <w:pPr>
              <w:pStyle w:val="Content"/>
              <w:rPr>
                <w:rFonts w:ascii="Times New Roman" w:hAnsi="Times New Roman" w:cs="Times New Roman"/>
                <w:color w:val="0F0D29" w:themeColor="text1"/>
              </w:rPr>
            </w:pPr>
            <w:r w:rsidRPr="00E629D2">
              <w:rPr>
                <w:rFonts w:ascii="Times New Roman" w:hAnsi="Times New Roman" w:cs="Times New Roman"/>
                <w:noProof/>
                <w:color w:val="0F0D29" w:themeColor="text1"/>
              </w:rPr>
              <mc:AlternateContent>
                <mc:Choice Requires="wps">
                  <w:drawing>
                    <wp:anchor distT="0" distB="0" distL="114300" distR="114300" simplePos="0" relativeHeight="251665408" behindDoc="0" locked="0" layoutInCell="1" allowOverlap="1" wp14:anchorId="03128927" wp14:editId="4AC4DD7A">
                      <wp:simplePos x="0" y="0"/>
                      <wp:positionH relativeFrom="column">
                        <wp:posOffset>88900</wp:posOffset>
                      </wp:positionH>
                      <wp:positionV relativeFrom="paragraph">
                        <wp:posOffset>135255</wp:posOffset>
                      </wp:positionV>
                      <wp:extent cx="6332220" cy="1303020"/>
                      <wp:effectExtent l="0" t="0" r="11430" b="11430"/>
                      <wp:wrapNone/>
                      <wp:docPr id="15" name="Rectangle 15"/>
                      <wp:cNvGraphicFramePr/>
                      <a:graphic xmlns:a="http://schemas.openxmlformats.org/drawingml/2006/main">
                        <a:graphicData uri="http://schemas.microsoft.com/office/word/2010/wordprocessingShape">
                          <wps:wsp>
                            <wps:cNvSpPr/>
                            <wps:spPr>
                              <a:xfrm>
                                <a:off x="0" y="0"/>
                                <a:ext cx="6332220" cy="130302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B332C2" w14:textId="23439312" w:rsidR="007A15DE" w:rsidRPr="007A15DE" w:rsidRDefault="007A15DE" w:rsidP="007A15DE">
                                  <w:pPr>
                                    <w:spacing w:line="240" w:lineRule="auto"/>
                                    <w:rPr>
                                      <w:rFonts w:ascii="Times New Roman" w:eastAsia="Times New Roman" w:hAnsi="Times New Roman" w:cs="Times New Roman"/>
                                      <w:bCs/>
                                      <w:i/>
                                      <w:iCs/>
                                      <w:color w:val="0F0D29" w:themeColor="text1"/>
                                      <w:szCs w:val="28"/>
                                      <w:lang w:val="en-IN" w:eastAsia="en-IN"/>
                                    </w:rPr>
                                  </w:pPr>
                                  <w:r w:rsidRPr="007A15DE">
                                    <w:rPr>
                                      <w:rFonts w:ascii="Times New Roman" w:eastAsia="Times New Roman" w:hAnsi="Times New Roman" w:cs="Times New Roman"/>
                                      <w:bCs/>
                                      <w:i/>
                                      <w:iCs/>
                                      <w:color w:val="0F0D29" w:themeColor="text1"/>
                                      <w:szCs w:val="28"/>
                                      <w:lang w:val="en-IN" w:eastAsia="en-IN"/>
                                    </w:rPr>
                                    <w:t>The chart compares five-year cumulative total returns for Cognizant Technology Solutions, the S&amp;P 500 Index, and the S&amp;P 500 Information Technology Index from 12/31/19 to 12/31/24. Cognizant’s return peaked at $</w:t>
                                  </w:r>
                                  <w:r w:rsidR="00CB3DDE">
                                    <w:rPr>
                                      <w:rFonts w:ascii="Times New Roman" w:eastAsia="Times New Roman" w:hAnsi="Times New Roman" w:cs="Times New Roman"/>
                                      <w:bCs/>
                                      <w:i/>
                                      <w:iCs/>
                                      <w:color w:val="0F0D29" w:themeColor="text1"/>
                                      <w:szCs w:val="28"/>
                                      <w:lang w:val="en-IN" w:eastAsia="en-IN"/>
                                    </w:rPr>
                                    <w:t>1</w:t>
                                  </w:r>
                                  <w:r w:rsidR="003455F0">
                                    <w:rPr>
                                      <w:rFonts w:ascii="Times New Roman" w:eastAsia="Times New Roman" w:hAnsi="Times New Roman" w:cs="Times New Roman"/>
                                      <w:bCs/>
                                      <w:i/>
                                      <w:iCs/>
                                      <w:color w:val="0F0D29" w:themeColor="text1"/>
                                      <w:szCs w:val="28"/>
                                      <w:lang w:val="en-IN" w:eastAsia="en-IN"/>
                                    </w:rPr>
                                    <w:t>46.84</w:t>
                                  </w:r>
                                  <w:r w:rsidRPr="007A15DE">
                                    <w:rPr>
                                      <w:rFonts w:ascii="Times New Roman" w:eastAsia="Times New Roman" w:hAnsi="Times New Roman" w:cs="Times New Roman"/>
                                      <w:bCs/>
                                      <w:i/>
                                      <w:iCs/>
                                      <w:color w:val="0F0D29" w:themeColor="text1"/>
                                      <w:szCs w:val="28"/>
                                      <w:lang w:val="en-IN" w:eastAsia="en-IN"/>
                                    </w:rPr>
                                    <w:t xml:space="preserve"> in 202</w:t>
                                  </w:r>
                                  <w:r w:rsidR="00CB3DDE">
                                    <w:rPr>
                                      <w:rFonts w:ascii="Times New Roman" w:eastAsia="Times New Roman" w:hAnsi="Times New Roman" w:cs="Times New Roman"/>
                                      <w:bCs/>
                                      <w:i/>
                                      <w:iCs/>
                                      <w:color w:val="0F0D29" w:themeColor="text1"/>
                                      <w:szCs w:val="28"/>
                                      <w:lang w:val="en-IN" w:eastAsia="en-IN"/>
                                    </w:rPr>
                                    <w:t>1</w:t>
                                  </w:r>
                                  <w:r w:rsidRPr="007A15DE">
                                    <w:rPr>
                                      <w:rFonts w:ascii="Times New Roman" w:eastAsia="Times New Roman" w:hAnsi="Times New Roman" w:cs="Times New Roman"/>
                                      <w:bCs/>
                                      <w:i/>
                                      <w:iCs/>
                                      <w:color w:val="0F0D29" w:themeColor="text1"/>
                                      <w:szCs w:val="28"/>
                                      <w:lang w:val="en-IN" w:eastAsia="en-IN"/>
                                    </w:rPr>
                                    <w:t xml:space="preserve"> but fell to $1</w:t>
                                  </w:r>
                                  <w:r w:rsidR="003455F0">
                                    <w:rPr>
                                      <w:rFonts w:ascii="Times New Roman" w:eastAsia="Times New Roman" w:hAnsi="Times New Roman" w:cs="Times New Roman"/>
                                      <w:bCs/>
                                      <w:i/>
                                      <w:iCs/>
                                      <w:color w:val="0F0D29" w:themeColor="text1"/>
                                      <w:szCs w:val="28"/>
                                      <w:lang w:val="en-IN" w:eastAsia="en-IN"/>
                                    </w:rPr>
                                    <w:t>33</w:t>
                                  </w:r>
                                  <w:r w:rsidRPr="007A15DE">
                                    <w:rPr>
                                      <w:rFonts w:ascii="Times New Roman" w:eastAsia="Times New Roman" w:hAnsi="Times New Roman" w:cs="Times New Roman"/>
                                      <w:bCs/>
                                      <w:i/>
                                      <w:iCs/>
                                      <w:color w:val="0F0D29" w:themeColor="text1"/>
                                      <w:szCs w:val="28"/>
                                      <w:lang w:val="en-IN" w:eastAsia="en-IN"/>
                                    </w:rPr>
                                    <w:t>.62 by 2024, underperforming both indices, which reached $1</w:t>
                                  </w:r>
                                  <w:r w:rsidR="00E54AD9">
                                    <w:rPr>
                                      <w:rFonts w:ascii="Times New Roman" w:eastAsia="Times New Roman" w:hAnsi="Times New Roman" w:cs="Times New Roman"/>
                                      <w:bCs/>
                                      <w:i/>
                                      <w:iCs/>
                                      <w:color w:val="0F0D29" w:themeColor="text1"/>
                                      <w:szCs w:val="28"/>
                                      <w:lang w:val="en-IN" w:eastAsia="en-IN"/>
                                    </w:rPr>
                                    <w:t>9</w:t>
                                  </w:r>
                                  <w:r w:rsidRPr="007A15DE">
                                    <w:rPr>
                                      <w:rFonts w:ascii="Times New Roman" w:eastAsia="Times New Roman" w:hAnsi="Times New Roman" w:cs="Times New Roman"/>
                                      <w:bCs/>
                                      <w:i/>
                                      <w:iCs/>
                                      <w:color w:val="0F0D29" w:themeColor="text1"/>
                                      <w:szCs w:val="28"/>
                                      <w:lang w:val="en-IN" w:eastAsia="en-IN"/>
                                    </w:rPr>
                                    <w:t>7.59 and $299.72, respectively.</w:t>
                                  </w:r>
                                </w:p>
                                <w:p w14:paraId="2901060D" w14:textId="77777777" w:rsidR="007A15DE" w:rsidRDefault="007A15DE" w:rsidP="007A15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28927" id="Rectangle 15" o:spid="_x0000_s1030" style="position:absolute;margin-left:7pt;margin-top:10.65pt;width:498.6pt;height:10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" fillcolor="#d8d8d8 [2732]" strokecolor="#012639 [1604]" strokeweight="2pt">
                      <v:textbox>
                        <w:txbxContent>
                          <w:p w14:paraId="0CB332C2" w14:textId="23439312" w:rsidR="007A15DE" w:rsidRPr="007A15DE" w:rsidRDefault="007A15DE" w:rsidP="007A15DE">
                            <w:pPr>
                              <w:spacing w:line="240" w:lineRule="auto"/>
                              <w:rPr>
                                <w:rFonts w:ascii="Times New Roman" w:eastAsia="Times New Roman" w:hAnsi="Times New Roman" w:cs="Times New Roman"/>
                                <w:bCs/>
                                <w:i/>
                                <w:iCs/>
                                <w:color w:val="0F0D29" w:themeColor="text1"/>
                                <w:szCs w:val="28"/>
                                <w:lang w:val="en-IN" w:eastAsia="en-IN"/>
                              </w:rPr>
                            </w:pPr>
                            <w:r w:rsidRPr="007A15DE">
                              <w:rPr>
                                <w:rFonts w:ascii="Times New Roman" w:eastAsia="Times New Roman" w:hAnsi="Times New Roman" w:cs="Times New Roman"/>
                                <w:bCs/>
                                <w:i/>
                                <w:iCs/>
                                <w:color w:val="0F0D29" w:themeColor="text1"/>
                                <w:szCs w:val="28"/>
                                <w:lang w:val="en-IN" w:eastAsia="en-IN"/>
                              </w:rPr>
                              <w:t>The chart compares five-year cumulative total returns for Cognizant Technology Solutions, the S&amp;P 500 Index, and the S&amp;P 500 Information Technology Index from 12/31/19 to 12/31/24. Cognizant’s return peaked at $</w:t>
                            </w:r>
                            <w:r w:rsidR="00CB3DDE">
                              <w:rPr>
                                <w:rFonts w:ascii="Times New Roman" w:eastAsia="Times New Roman" w:hAnsi="Times New Roman" w:cs="Times New Roman"/>
                                <w:bCs/>
                                <w:i/>
                                <w:iCs/>
                                <w:color w:val="0F0D29" w:themeColor="text1"/>
                                <w:szCs w:val="28"/>
                                <w:lang w:val="en-IN" w:eastAsia="en-IN"/>
                              </w:rPr>
                              <w:t>1</w:t>
                            </w:r>
                            <w:r w:rsidR="003455F0">
                              <w:rPr>
                                <w:rFonts w:ascii="Times New Roman" w:eastAsia="Times New Roman" w:hAnsi="Times New Roman" w:cs="Times New Roman"/>
                                <w:bCs/>
                                <w:i/>
                                <w:iCs/>
                                <w:color w:val="0F0D29" w:themeColor="text1"/>
                                <w:szCs w:val="28"/>
                                <w:lang w:val="en-IN" w:eastAsia="en-IN"/>
                              </w:rPr>
                              <w:t>46.84</w:t>
                            </w:r>
                            <w:r w:rsidRPr="007A15DE">
                              <w:rPr>
                                <w:rFonts w:ascii="Times New Roman" w:eastAsia="Times New Roman" w:hAnsi="Times New Roman" w:cs="Times New Roman"/>
                                <w:bCs/>
                                <w:i/>
                                <w:iCs/>
                                <w:color w:val="0F0D29" w:themeColor="text1"/>
                                <w:szCs w:val="28"/>
                                <w:lang w:val="en-IN" w:eastAsia="en-IN"/>
                              </w:rPr>
                              <w:t xml:space="preserve"> in 202</w:t>
                            </w:r>
                            <w:r w:rsidR="00CB3DDE">
                              <w:rPr>
                                <w:rFonts w:ascii="Times New Roman" w:eastAsia="Times New Roman" w:hAnsi="Times New Roman" w:cs="Times New Roman"/>
                                <w:bCs/>
                                <w:i/>
                                <w:iCs/>
                                <w:color w:val="0F0D29" w:themeColor="text1"/>
                                <w:szCs w:val="28"/>
                                <w:lang w:val="en-IN" w:eastAsia="en-IN"/>
                              </w:rPr>
                              <w:t>1</w:t>
                            </w:r>
                            <w:r w:rsidRPr="007A15DE">
                              <w:rPr>
                                <w:rFonts w:ascii="Times New Roman" w:eastAsia="Times New Roman" w:hAnsi="Times New Roman" w:cs="Times New Roman"/>
                                <w:bCs/>
                                <w:i/>
                                <w:iCs/>
                                <w:color w:val="0F0D29" w:themeColor="text1"/>
                                <w:szCs w:val="28"/>
                                <w:lang w:val="en-IN" w:eastAsia="en-IN"/>
                              </w:rPr>
                              <w:t xml:space="preserve"> but fell to $1</w:t>
                            </w:r>
                            <w:r w:rsidR="003455F0">
                              <w:rPr>
                                <w:rFonts w:ascii="Times New Roman" w:eastAsia="Times New Roman" w:hAnsi="Times New Roman" w:cs="Times New Roman"/>
                                <w:bCs/>
                                <w:i/>
                                <w:iCs/>
                                <w:color w:val="0F0D29" w:themeColor="text1"/>
                                <w:szCs w:val="28"/>
                                <w:lang w:val="en-IN" w:eastAsia="en-IN"/>
                              </w:rPr>
                              <w:t>33</w:t>
                            </w:r>
                            <w:r w:rsidRPr="007A15DE">
                              <w:rPr>
                                <w:rFonts w:ascii="Times New Roman" w:eastAsia="Times New Roman" w:hAnsi="Times New Roman" w:cs="Times New Roman"/>
                                <w:bCs/>
                                <w:i/>
                                <w:iCs/>
                                <w:color w:val="0F0D29" w:themeColor="text1"/>
                                <w:szCs w:val="28"/>
                                <w:lang w:val="en-IN" w:eastAsia="en-IN"/>
                              </w:rPr>
                              <w:t>.62 by 2024, underperforming both indices, which reached $1</w:t>
                            </w:r>
                            <w:r w:rsidR="00E54AD9">
                              <w:rPr>
                                <w:rFonts w:ascii="Times New Roman" w:eastAsia="Times New Roman" w:hAnsi="Times New Roman" w:cs="Times New Roman"/>
                                <w:bCs/>
                                <w:i/>
                                <w:iCs/>
                                <w:color w:val="0F0D29" w:themeColor="text1"/>
                                <w:szCs w:val="28"/>
                                <w:lang w:val="en-IN" w:eastAsia="en-IN"/>
                              </w:rPr>
                              <w:t>9</w:t>
                            </w:r>
                            <w:r w:rsidRPr="007A15DE">
                              <w:rPr>
                                <w:rFonts w:ascii="Times New Roman" w:eastAsia="Times New Roman" w:hAnsi="Times New Roman" w:cs="Times New Roman"/>
                                <w:bCs/>
                                <w:i/>
                                <w:iCs/>
                                <w:color w:val="0F0D29" w:themeColor="text1"/>
                                <w:szCs w:val="28"/>
                                <w:lang w:val="en-IN" w:eastAsia="en-IN"/>
                              </w:rPr>
                              <w:t>7.59 and $299.72, respectively.</w:t>
                            </w:r>
                          </w:p>
                          <w:p w14:paraId="2901060D" w14:textId="77777777" w:rsidR="007A15DE" w:rsidRDefault="007A15DE" w:rsidP="007A15DE">
                            <w:pPr>
                              <w:jc w:val="center"/>
                            </w:pPr>
                          </w:p>
                        </w:txbxContent>
                      </v:textbox>
                    </v:rect>
                  </w:pict>
                </mc:Fallback>
              </mc:AlternateContent>
            </w:r>
          </w:p>
          <w:p w14:paraId="32D9ED8A" w14:textId="77777777" w:rsidR="00DF027C" w:rsidRPr="00E629D2" w:rsidRDefault="00DF027C" w:rsidP="00DF027C">
            <w:pPr>
              <w:pStyle w:val="Content"/>
              <w:rPr>
                <w:rFonts w:ascii="Times New Roman" w:hAnsi="Times New Roman" w:cs="Times New Roman"/>
                <w:i/>
                <w:color w:val="0F0D29" w:themeColor="text1"/>
                <w:sz w:val="36"/>
              </w:rPr>
            </w:pPr>
          </w:p>
          <w:p w14:paraId="6D7AA6AA" w14:textId="77777777" w:rsidR="00DF027C" w:rsidRPr="00E629D2" w:rsidRDefault="00DF027C" w:rsidP="00DF027C">
            <w:pPr>
              <w:pStyle w:val="Content"/>
              <w:rPr>
                <w:rFonts w:ascii="Times New Roman" w:hAnsi="Times New Roman" w:cs="Times New Roman"/>
                <w:i/>
                <w:color w:val="0F0D29" w:themeColor="text1"/>
                <w:sz w:val="36"/>
              </w:rPr>
            </w:pPr>
          </w:p>
        </w:tc>
      </w:tr>
    </w:tbl>
    <w:p w14:paraId="7CD08437" w14:textId="7B69D2BE" w:rsidR="00657F9F" w:rsidRPr="00E629D2" w:rsidRDefault="00657F9F" w:rsidP="00DF027C">
      <w:pPr>
        <w:rPr>
          <w:rFonts w:ascii="Times New Roman" w:hAnsi="Times New Roman" w:cs="Times New Roman"/>
          <w:color w:val="0F0D29" w:themeColor="text1"/>
        </w:rPr>
      </w:pPr>
    </w:p>
    <w:p w14:paraId="79533AE9" w14:textId="77777777" w:rsidR="00606E39" w:rsidRPr="00E629D2" w:rsidRDefault="00606E39" w:rsidP="00DF027C">
      <w:pPr>
        <w:rPr>
          <w:rFonts w:ascii="Times New Roman" w:hAnsi="Times New Roman" w:cs="Times New Roman"/>
          <w:color w:val="0F0D29" w:themeColor="text1"/>
        </w:rPr>
      </w:pPr>
    </w:p>
    <w:p w14:paraId="443D9FE7" w14:textId="1F761EDC" w:rsidR="00657F9F" w:rsidRPr="00E629D2" w:rsidRDefault="0079244A" w:rsidP="00DF027C">
      <w:pPr>
        <w:rPr>
          <w:rFonts w:ascii="Times New Roman" w:hAnsi="Times New Roman" w:cs="Times New Roman"/>
          <w:color w:val="0F0D29" w:themeColor="text1"/>
          <w:sz w:val="32"/>
          <w:szCs w:val="24"/>
          <w:u w:val="single"/>
        </w:rPr>
      </w:pPr>
      <w:r w:rsidRPr="00E629D2">
        <w:rPr>
          <w:rFonts w:ascii="Times New Roman" w:hAnsi="Times New Roman" w:cs="Times New Roman"/>
          <w:color w:val="0F0D29" w:themeColor="text1"/>
          <w:sz w:val="32"/>
          <w:szCs w:val="24"/>
          <w:u w:val="single"/>
        </w:rPr>
        <w:lastRenderedPageBreak/>
        <w:t>Historical EBIT,EBITDA and Revenue from 2020-2024</w:t>
      </w:r>
    </w:p>
    <w:p w14:paraId="37EE77A5" w14:textId="69B79CEA" w:rsidR="00657F9F" w:rsidRPr="00E629D2" w:rsidRDefault="0079244A" w:rsidP="00AE505D">
      <w:pPr>
        <w:pStyle w:val="Content"/>
      </w:pPr>
      <w:r w:rsidRPr="00E629D2">
        <w:rPr>
          <w:noProof/>
        </w:rPr>
        <w:drawing>
          <wp:inline distT="0" distB="0" distL="0" distR="0" wp14:anchorId="440BA828" wp14:editId="409ECDA4">
            <wp:extent cx="6248400" cy="3429000"/>
            <wp:effectExtent l="0" t="0" r="0" b="0"/>
            <wp:docPr id="23" name="Chart 23">
              <a:extLst xmlns:a="http://schemas.openxmlformats.org/drawingml/2006/main">
                <a:ext uri="{FF2B5EF4-FFF2-40B4-BE49-F238E27FC236}">
                  <a16:creationId xmlns:a16="http://schemas.microsoft.com/office/drawing/2014/main" id="{6DE0F030-903D-4774-AC2E-36BD745D7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BA2CCDF" w14:textId="3F9A7083" w:rsidR="00657F9F" w:rsidRPr="00E629D2" w:rsidRDefault="00657F9F" w:rsidP="00DF027C">
      <w:pPr>
        <w:rPr>
          <w:rFonts w:ascii="Times New Roman" w:hAnsi="Times New Roman" w:cs="Times New Roman"/>
          <w:color w:val="0F0D29" w:themeColor="text1"/>
        </w:rPr>
      </w:pPr>
    </w:p>
    <w:p w14:paraId="22DB21D7" w14:textId="315B3F27" w:rsidR="00657F9F" w:rsidRPr="00E629D2" w:rsidRDefault="00BA31C3" w:rsidP="00C96FBB">
      <w:pPr>
        <w:jc w:val="center"/>
        <w:rPr>
          <w:rFonts w:ascii="Times New Roman" w:hAnsi="Times New Roman" w:cs="Times New Roman"/>
          <w:color w:val="0F0D29" w:themeColor="text1"/>
          <w:sz w:val="32"/>
          <w:szCs w:val="24"/>
        </w:rPr>
      </w:pPr>
      <w:r w:rsidRPr="00E629D2">
        <w:rPr>
          <w:rFonts w:ascii="Times New Roman" w:hAnsi="Times New Roman" w:cs="Times New Roman"/>
          <w:color w:val="0F0D29" w:themeColor="text1"/>
          <w:sz w:val="32"/>
          <w:szCs w:val="24"/>
        </w:rPr>
        <w:t>DSO and DPO</w:t>
      </w:r>
    </w:p>
    <w:tbl>
      <w:tblPr>
        <w:tblStyle w:val="TableGrid"/>
        <w:tblW w:w="0" w:type="auto"/>
        <w:tblInd w:w="-431" w:type="dxa"/>
        <w:tblLook w:val="04A0" w:firstRow="1" w:lastRow="0" w:firstColumn="1" w:lastColumn="0" w:noHBand="0" w:noVBand="1"/>
      </w:tblPr>
      <w:tblGrid>
        <w:gridCol w:w="5133"/>
        <w:gridCol w:w="5224"/>
      </w:tblGrid>
      <w:tr w:rsidR="00E629D2" w:rsidRPr="00E629D2" w14:paraId="019D3AF1" w14:textId="77777777" w:rsidTr="00BA31C3">
        <w:tc>
          <w:tcPr>
            <w:tcW w:w="5133" w:type="dxa"/>
            <w:tcBorders>
              <w:top w:val="nil"/>
              <w:left w:val="nil"/>
              <w:bottom w:val="nil"/>
              <w:right w:val="nil"/>
            </w:tcBorders>
          </w:tcPr>
          <w:p w14:paraId="45CFB262" w14:textId="2C4F33C7" w:rsidR="00BA31C3" w:rsidRPr="00E629D2" w:rsidRDefault="00BA31C3" w:rsidP="00DF027C">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75822F15" wp14:editId="146AC35D">
                  <wp:extent cx="3093720" cy="2537460"/>
                  <wp:effectExtent l="0" t="0" r="11430" b="15240"/>
                  <wp:docPr id="24" name="Chart 24">
                    <a:extLst xmlns:a="http://schemas.openxmlformats.org/drawingml/2006/main">
                      <a:ext uri="{FF2B5EF4-FFF2-40B4-BE49-F238E27FC236}">
                        <a16:creationId xmlns:a16="http://schemas.microsoft.com/office/drawing/2014/main" id="{589DE3F2-6464-4440-ADBD-6107565A03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5224" w:type="dxa"/>
            <w:tcBorders>
              <w:top w:val="nil"/>
              <w:left w:val="nil"/>
              <w:bottom w:val="nil"/>
              <w:right w:val="nil"/>
            </w:tcBorders>
          </w:tcPr>
          <w:p w14:paraId="4BFB4545" w14:textId="3A3B830B" w:rsidR="00BA31C3" w:rsidRPr="00E629D2" w:rsidRDefault="00BA31C3" w:rsidP="00DF027C">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181F1471" wp14:editId="45D19876">
                  <wp:extent cx="3009900" cy="2522220"/>
                  <wp:effectExtent l="0" t="0" r="0" b="11430"/>
                  <wp:docPr id="25" name="Chart 25">
                    <a:extLst xmlns:a="http://schemas.openxmlformats.org/drawingml/2006/main">
                      <a:ext uri="{FF2B5EF4-FFF2-40B4-BE49-F238E27FC236}">
                        <a16:creationId xmlns:a16="http://schemas.microsoft.com/office/drawing/2014/main" id="{30CF8EE2-8635-43CC-BA51-08108DB0EA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14:paraId="14928B45" w14:textId="73183E5B" w:rsidR="00BA31C3" w:rsidRPr="00E629D2" w:rsidRDefault="00BA31C3" w:rsidP="00DF027C">
      <w:pPr>
        <w:rPr>
          <w:rFonts w:ascii="Times New Roman" w:hAnsi="Times New Roman" w:cs="Times New Roman"/>
          <w:color w:val="0F0D29" w:themeColor="text1"/>
        </w:rPr>
      </w:pPr>
      <w:r w:rsidRPr="00E629D2">
        <w:rPr>
          <w:rFonts w:ascii="Times New Roman" w:hAnsi="Times New Roman" w:cs="Times New Roman"/>
          <w:noProof/>
          <w:color w:val="0F0D29" w:themeColor="text1"/>
        </w:rPr>
        <mc:AlternateContent>
          <mc:Choice Requires="wps">
            <w:drawing>
              <wp:anchor distT="0" distB="0" distL="114300" distR="114300" simplePos="0" relativeHeight="251666432" behindDoc="0" locked="0" layoutInCell="1" allowOverlap="1" wp14:anchorId="041D1EED" wp14:editId="55554130">
                <wp:simplePos x="0" y="0"/>
                <wp:positionH relativeFrom="column">
                  <wp:posOffset>-182880</wp:posOffset>
                </wp:positionH>
                <wp:positionV relativeFrom="paragraph">
                  <wp:posOffset>294640</wp:posOffset>
                </wp:positionV>
                <wp:extent cx="6659880" cy="13944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6659880" cy="13944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6CC8A2" w14:textId="73BE6A8F" w:rsidR="00BA31C3" w:rsidRPr="00BA31C3" w:rsidRDefault="00BA31C3" w:rsidP="00BA31C3">
                            <w:pPr>
                              <w:spacing w:line="240" w:lineRule="auto"/>
                              <w:rPr>
                                <w:rFonts w:ascii="Times New Roman" w:eastAsia="Times New Roman" w:hAnsi="Times New Roman" w:cs="Times New Roman"/>
                                <w:bCs/>
                                <w:i/>
                                <w:iCs/>
                                <w:color w:val="0F0D29" w:themeColor="text1"/>
                                <w:szCs w:val="28"/>
                                <w:lang w:val="en-IN" w:eastAsia="en-IN"/>
                              </w:rPr>
                            </w:pPr>
                            <w:r w:rsidRPr="00E74047">
                              <w:rPr>
                                <w:rFonts w:ascii="Times New Roman" w:eastAsia="Times New Roman" w:hAnsi="Times New Roman" w:cs="Times New Roman"/>
                                <w:bCs/>
                                <w:i/>
                                <w:iCs/>
                                <w:color w:val="0F0D29" w:themeColor="text1"/>
                                <w:szCs w:val="28"/>
                                <w:lang w:val="en-IN" w:eastAsia="en-IN"/>
                              </w:rPr>
                              <w:t>Cognizant's DSO has increased from 68 to 75 over five periods, indicating slower receivables collection. DP</w:t>
                            </w:r>
                            <w:r w:rsidR="00E54AD9" w:rsidRPr="00E74047">
                              <w:rPr>
                                <w:rFonts w:ascii="Times New Roman" w:eastAsia="Times New Roman" w:hAnsi="Times New Roman" w:cs="Times New Roman"/>
                                <w:bCs/>
                                <w:i/>
                                <w:iCs/>
                                <w:color w:val="0F0D29" w:themeColor="text1"/>
                                <w:szCs w:val="28"/>
                                <w:lang w:val="en-IN" w:eastAsia="en-IN"/>
                              </w:rPr>
                              <w:t>O</w:t>
                            </w:r>
                            <w:r w:rsidRPr="00E74047">
                              <w:rPr>
                                <w:rFonts w:ascii="Times New Roman" w:eastAsia="Times New Roman" w:hAnsi="Times New Roman" w:cs="Times New Roman"/>
                                <w:bCs/>
                                <w:i/>
                                <w:iCs/>
                                <w:color w:val="0F0D29" w:themeColor="text1"/>
                                <w:szCs w:val="28"/>
                                <w:lang w:val="en-IN" w:eastAsia="en-IN"/>
                              </w:rPr>
                              <w:t xml:space="preserve"> decreased from 13 to 10, suggesting faster payables turnover. This reflects potential cash flow challenges, requiring improved credit management to optimize working capital efficiency.</w:t>
                            </w:r>
                            <w:r w:rsidR="00E74047" w:rsidRPr="00E74047">
                              <w:rPr>
                                <w:bCs/>
                              </w:rPr>
                              <w:t xml:space="preserve"> </w:t>
                            </w:r>
                            <w:r w:rsidR="00E74047" w:rsidRPr="00E74047">
                              <w:rPr>
                                <w:rFonts w:ascii="Times New Roman" w:hAnsi="Times New Roman" w:cs="Times New Roman"/>
                                <w:bCs/>
                                <w:i/>
                                <w:iCs/>
                                <w:color w:val="171717" w:themeColor="background2" w:themeShade="1A"/>
                              </w:rPr>
                              <w:t>In 2022, Cognizant’s revenue grew ~5%, but EBIT stagnated due to rising costs and operational inefficiencies. 2023 saw margin pressure from high attrition and execution issues, causing EBIT to drop. 2024</w:t>
                            </w:r>
                            <w:r w:rsidR="00E74047" w:rsidRPr="00E74047">
                              <w:rPr>
                                <w:i/>
                                <w:iCs/>
                                <w:color w:val="171717" w:themeColor="background2" w:themeShade="1A"/>
                              </w:rPr>
                              <w:t xml:space="preserve"> </w:t>
                            </w:r>
                            <w:r w:rsidR="00E74047">
                              <w:t>shows early recovery with revenue and EBIT improving slightly, but performance remains below 2022 peak levels.</w:t>
                            </w:r>
                          </w:p>
                          <w:p w14:paraId="2E326DC2" w14:textId="77777777" w:rsidR="00BA31C3" w:rsidRDefault="00BA31C3" w:rsidP="00BA31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D1EED" id="Rectangle 26" o:spid="_x0000_s1031" style="position:absolute;margin-left:-14.4pt;margin-top:23.2pt;width:524.4pt;height:109.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" fillcolor="#f2f2f2 [3052]" strokecolor="#012639 [1604]" strokeweight="2pt">
                <v:textbox>
                  <w:txbxContent>
                    <w:p w14:paraId="026CC8A2" w14:textId="73BE6A8F" w:rsidR="00BA31C3" w:rsidRPr="00BA31C3" w:rsidRDefault="00BA31C3" w:rsidP="00BA31C3">
                      <w:pPr>
                        <w:spacing w:line="240" w:lineRule="auto"/>
                        <w:rPr>
                          <w:rFonts w:ascii="Times New Roman" w:eastAsia="Times New Roman" w:hAnsi="Times New Roman" w:cs="Times New Roman"/>
                          <w:bCs/>
                          <w:i/>
                          <w:iCs/>
                          <w:color w:val="0F0D29" w:themeColor="text1"/>
                          <w:szCs w:val="28"/>
                          <w:lang w:val="en-IN" w:eastAsia="en-IN"/>
                        </w:rPr>
                      </w:pPr>
                      <w:r w:rsidRPr="00E74047">
                        <w:rPr>
                          <w:rFonts w:ascii="Times New Roman" w:eastAsia="Times New Roman" w:hAnsi="Times New Roman" w:cs="Times New Roman"/>
                          <w:bCs/>
                          <w:i/>
                          <w:iCs/>
                          <w:color w:val="0F0D29" w:themeColor="text1"/>
                          <w:szCs w:val="28"/>
                          <w:lang w:val="en-IN" w:eastAsia="en-IN"/>
                        </w:rPr>
                        <w:t>Cognizant's DSO has increased from 68 to 75 over five periods, indicating slower receivables collection. DP</w:t>
                      </w:r>
                      <w:r w:rsidR="00E54AD9" w:rsidRPr="00E74047">
                        <w:rPr>
                          <w:rFonts w:ascii="Times New Roman" w:eastAsia="Times New Roman" w:hAnsi="Times New Roman" w:cs="Times New Roman"/>
                          <w:bCs/>
                          <w:i/>
                          <w:iCs/>
                          <w:color w:val="0F0D29" w:themeColor="text1"/>
                          <w:szCs w:val="28"/>
                          <w:lang w:val="en-IN" w:eastAsia="en-IN"/>
                        </w:rPr>
                        <w:t>O</w:t>
                      </w:r>
                      <w:r w:rsidRPr="00E74047">
                        <w:rPr>
                          <w:rFonts w:ascii="Times New Roman" w:eastAsia="Times New Roman" w:hAnsi="Times New Roman" w:cs="Times New Roman"/>
                          <w:bCs/>
                          <w:i/>
                          <w:iCs/>
                          <w:color w:val="0F0D29" w:themeColor="text1"/>
                          <w:szCs w:val="28"/>
                          <w:lang w:val="en-IN" w:eastAsia="en-IN"/>
                        </w:rPr>
                        <w:t xml:space="preserve"> decreased from 13 to 10, suggesting faster payables turnover. This reflects potential cash flow challenges, requiring improved credit management to optimize working capital efficiency.</w:t>
                      </w:r>
                      <w:r w:rsidR="00E74047" w:rsidRPr="00E74047">
                        <w:rPr>
                          <w:bCs/>
                        </w:rPr>
                        <w:t xml:space="preserve"> </w:t>
                      </w:r>
                      <w:r w:rsidR="00E74047" w:rsidRPr="00E74047">
                        <w:rPr>
                          <w:rFonts w:ascii="Times New Roman" w:hAnsi="Times New Roman" w:cs="Times New Roman"/>
                          <w:bCs/>
                          <w:i/>
                          <w:iCs/>
                          <w:color w:val="171717" w:themeColor="background2" w:themeShade="1A"/>
                        </w:rPr>
                        <w:t>In 2022, Cognizant’s revenue grew ~5%, but EBIT stagnated due to rising costs and operational inefficiencies. 2023 saw margin pressure from high attrition and execution issues, causing EBIT to drop. 2024</w:t>
                      </w:r>
                      <w:r w:rsidR="00E74047" w:rsidRPr="00E74047">
                        <w:rPr>
                          <w:i/>
                          <w:iCs/>
                          <w:color w:val="171717" w:themeColor="background2" w:themeShade="1A"/>
                        </w:rPr>
                        <w:t xml:space="preserve"> </w:t>
                      </w:r>
                      <w:r w:rsidR="00E74047">
                        <w:t>shows early recovery with revenue and EBIT improving slightly, but performance remains below 2022 peak levels.</w:t>
                      </w:r>
                    </w:p>
                    <w:p w14:paraId="2E326DC2" w14:textId="77777777" w:rsidR="00BA31C3" w:rsidRDefault="00BA31C3" w:rsidP="00BA31C3">
                      <w:pPr>
                        <w:jc w:val="center"/>
                      </w:pPr>
                    </w:p>
                  </w:txbxContent>
                </v:textbox>
              </v:rect>
            </w:pict>
          </mc:Fallback>
        </mc:AlternateContent>
      </w:r>
    </w:p>
    <w:p w14:paraId="6CD6EA3C" w14:textId="0BE4EACC" w:rsidR="00657F9F" w:rsidRPr="00E629D2" w:rsidRDefault="00657F9F" w:rsidP="00DF027C">
      <w:pPr>
        <w:rPr>
          <w:rFonts w:ascii="Times New Roman" w:hAnsi="Times New Roman" w:cs="Times New Roman"/>
          <w:color w:val="0F0D29" w:themeColor="text1"/>
        </w:rPr>
      </w:pPr>
    </w:p>
    <w:p w14:paraId="68105645" w14:textId="55CA7DD1" w:rsidR="00657F9F" w:rsidRPr="00E629D2" w:rsidRDefault="00657F9F" w:rsidP="00DF027C">
      <w:pPr>
        <w:rPr>
          <w:rFonts w:ascii="Times New Roman" w:hAnsi="Times New Roman" w:cs="Times New Roman"/>
          <w:color w:val="0F0D29" w:themeColor="text1"/>
        </w:rPr>
      </w:pPr>
    </w:p>
    <w:p w14:paraId="54499237" w14:textId="257B3946" w:rsidR="00657F9F" w:rsidRPr="00E629D2" w:rsidRDefault="00657F9F" w:rsidP="00DF027C">
      <w:pPr>
        <w:rPr>
          <w:rFonts w:ascii="Times New Roman" w:hAnsi="Times New Roman" w:cs="Times New Roman"/>
          <w:color w:val="0F0D29" w:themeColor="text1"/>
        </w:rPr>
      </w:pPr>
    </w:p>
    <w:p w14:paraId="0350FE7C" w14:textId="553F9C89" w:rsidR="00657F9F" w:rsidRPr="00E629D2" w:rsidRDefault="00657F9F" w:rsidP="00DF027C">
      <w:pPr>
        <w:rPr>
          <w:rFonts w:ascii="Times New Roman" w:hAnsi="Times New Roman" w:cs="Times New Roman"/>
          <w:color w:val="0F0D29" w:themeColor="text1"/>
        </w:rPr>
      </w:pPr>
    </w:p>
    <w:p w14:paraId="5E97934E" w14:textId="77777777" w:rsidR="00BA31C3" w:rsidRPr="00E629D2" w:rsidRDefault="00BA31C3" w:rsidP="00DF027C">
      <w:pPr>
        <w:rPr>
          <w:rFonts w:ascii="Times New Roman" w:hAnsi="Times New Roman" w:cs="Times New Roman"/>
          <w:color w:val="0F0D29" w:themeColor="text1"/>
        </w:rPr>
      </w:pPr>
    </w:p>
    <w:p w14:paraId="565F10EE" w14:textId="4DFCA425" w:rsidR="002C31F8" w:rsidRPr="00E629D2" w:rsidRDefault="003431B6" w:rsidP="00DF027C">
      <w:pPr>
        <w:rPr>
          <w:rFonts w:ascii="Times New Roman" w:hAnsi="Times New Roman" w:cs="Times New Roman"/>
          <w:color w:val="0F0D29" w:themeColor="text1"/>
        </w:rPr>
      </w:pPr>
      <w:r w:rsidRPr="00E629D2">
        <w:rPr>
          <w:rFonts w:ascii="Times New Roman" w:hAnsi="Times New Roman" w:cs="Times New Roman"/>
          <w:color w:val="0F0D29" w:themeColor="text1"/>
        </w:rPr>
        <w:t xml:space="preserve">Software and IT Services </w:t>
      </w:r>
      <w:r w:rsidR="00E10921" w:rsidRPr="00E629D2">
        <w:rPr>
          <w:rFonts w:ascii="Times New Roman" w:hAnsi="Times New Roman" w:cs="Times New Roman"/>
          <w:color w:val="0F0D29" w:themeColor="text1"/>
        </w:rPr>
        <w:t>sector overview</w:t>
      </w:r>
    </w:p>
    <w:p w14:paraId="1EABC531" w14:textId="77777777" w:rsidR="002C31F8" w:rsidRPr="00E629D2" w:rsidRDefault="002C31F8">
      <w:pPr>
        <w:spacing w:after="200"/>
        <w:rPr>
          <w:rFonts w:ascii="Times New Roman" w:hAnsi="Times New Roman" w:cs="Times New Roman"/>
          <w:color w:val="0F0D29" w:themeColor="text1"/>
        </w:rPr>
      </w:pPr>
    </w:p>
    <w:p w14:paraId="25224A24" w14:textId="4DED2B87" w:rsidR="002C31F8" w:rsidRPr="00E629D2" w:rsidRDefault="002C31F8" w:rsidP="00332871">
      <w:pPr>
        <w:pStyle w:val="Heading2"/>
      </w:pPr>
      <w:r w:rsidRPr="00E629D2">
        <w:lastRenderedPageBreak/>
        <w:t>Macroeconomic Trends for U.S.A</w:t>
      </w:r>
    </w:p>
    <w:p w14:paraId="281AB4AC" w14:textId="77777777" w:rsidR="002C31F8" w:rsidRPr="00E629D2" w:rsidRDefault="002C31F8" w:rsidP="002C31F8">
      <w:p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These macroeconomic trends have significant implications for U.S. companies and the global market:​</w:t>
      </w:r>
    </w:p>
    <w:p w14:paraId="2391F15E" w14:textId="77777777" w:rsidR="002C31F8" w:rsidRPr="00E629D2" w:rsidRDefault="002C31F8" w:rsidP="002C31F8">
      <w:pPr>
        <w:numPr>
          <w:ilvl w:val="0"/>
          <w:numId w:val="10"/>
        </w:num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Inflationary Pressures</w:t>
      </w:r>
      <w:r w:rsidRPr="00E629D2">
        <w:rPr>
          <w:rFonts w:ascii="Times New Roman" w:eastAsia="Times New Roman" w:hAnsi="Times New Roman" w:cs="Times New Roman"/>
          <w:b w:val="0"/>
          <w:color w:val="0F0D29" w:themeColor="text1"/>
          <w:szCs w:val="28"/>
          <w:lang w:val="en-IN" w:eastAsia="en-IN"/>
        </w:rPr>
        <w:t>: Elevated inflation can erode consumer purchasing power and increase input costs for businesses, potentially squeezing profit margins.​</w:t>
      </w:r>
    </w:p>
    <w:p w14:paraId="30E5768B" w14:textId="77777777" w:rsidR="002C31F8" w:rsidRPr="00E629D2" w:rsidRDefault="002C31F8" w:rsidP="002C31F8">
      <w:pPr>
        <w:numPr>
          <w:ilvl w:val="0"/>
          <w:numId w:val="10"/>
        </w:num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Monetary Policy Adjustments</w:t>
      </w:r>
      <w:r w:rsidRPr="00E629D2">
        <w:rPr>
          <w:rFonts w:ascii="Times New Roman" w:eastAsia="Times New Roman" w:hAnsi="Times New Roman" w:cs="Times New Roman"/>
          <w:b w:val="0"/>
          <w:color w:val="0F0D29" w:themeColor="text1"/>
          <w:szCs w:val="28"/>
          <w:lang w:val="en-IN" w:eastAsia="en-IN"/>
        </w:rPr>
        <w:t>: The Federal Reserve's interest rate reductions aim to stimulate economic activity. However, lower rates can compress net interest margins for financial institutions.​</w:t>
      </w:r>
    </w:p>
    <w:p w14:paraId="6E0192B4" w14:textId="77777777" w:rsidR="002C31F8" w:rsidRPr="00E629D2" w:rsidRDefault="002C31F8" w:rsidP="002C31F8">
      <w:pPr>
        <w:numPr>
          <w:ilvl w:val="0"/>
          <w:numId w:val="10"/>
        </w:num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Economic Growth Moderation</w:t>
      </w:r>
      <w:r w:rsidRPr="00E629D2">
        <w:rPr>
          <w:rFonts w:ascii="Times New Roman" w:eastAsia="Times New Roman" w:hAnsi="Times New Roman" w:cs="Times New Roman"/>
          <w:b w:val="0"/>
          <w:color w:val="0F0D29" w:themeColor="text1"/>
          <w:szCs w:val="28"/>
          <w:lang w:val="en-IN" w:eastAsia="en-IN"/>
        </w:rPr>
        <w:t>: A deceleration in GDP growth may signal reduced demand, prompting companies to reassess expansion plans and potentially impacting earnings forecasts.​</w:t>
      </w:r>
    </w:p>
    <w:p w14:paraId="4D65E5EC" w14:textId="0FF2DD6C" w:rsidR="002C31F8" w:rsidRPr="00E629D2" w:rsidRDefault="002C31F8" w:rsidP="002C31F8">
      <w:pPr>
        <w:numPr>
          <w:ilvl w:val="0"/>
          <w:numId w:val="10"/>
        </w:num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Labo</w:t>
      </w:r>
      <w:r w:rsidR="00B72E7C">
        <w:rPr>
          <w:rFonts w:ascii="Times New Roman" w:eastAsia="Times New Roman" w:hAnsi="Times New Roman" w:cs="Times New Roman"/>
          <w:bCs/>
          <w:color w:val="0F0D29" w:themeColor="text1"/>
          <w:szCs w:val="28"/>
          <w:lang w:val="en-IN" w:eastAsia="en-IN"/>
        </w:rPr>
        <w:t>u</w:t>
      </w:r>
      <w:r w:rsidRPr="00E629D2">
        <w:rPr>
          <w:rFonts w:ascii="Times New Roman" w:eastAsia="Times New Roman" w:hAnsi="Times New Roman" w:cs="Times New Roman"/>
          <w:bCs/>
          <w:color w:val="0F0D29" w:themeColor="text1"/>
          <w:szCs w:val="28"/>
          <w:lang w:val="en-IN" w:eastAsia="en-IN"/>
        </w:rPr>
        <w:t>r Market Stability</w:t>
      </w:r>
      <w:r w:rsidRPr="00E629D2">
        <w:rPr>
          <w:rFonts w:ascii="Times New Roman" w:eastAsia="Times New Roman" w:hAnsi="Times New Roman" w:cs="Times New Roman"/>
          <w:b w:val="0"/>
          <w:color w:val="0F0D29" w:themeColor="text1"/>
          <w:szCs w:val="28"/>
          <w:lang w:val="en-IN" w:eastAsia="en-IN"/>
        </w:rPr>
        <w:t xml:space="preserve">: A steady unemployment rate suggests a balanced </w:t>
      </w:r>
      <w:r w:rsidR="00B72E7C" w:rsidRPr="00E629D2">
        <w:rPr>
          <w:rFonts w:ascii="Times New Roman" w:eastAsia="Times New Roman" w:hAnsi="Times New Roman" w:cs="Times New Roman"/>
          <w:b w:val="0"/>
          <w:color w:val="0F0D29" w:themeColor="text1"/>
          <w:szCs w:val="28"/>
          <w:lang w:val="en-IN" w:eastAsia="en-IN"/>
        </w:rPr>
        <w:t>labour</w:t>
      </w:r>
      <w:r w:rsidRPr="00E629D2">
        <w:rPr>
          <w:rFonts w:ascii="Times New Roman" w:eastAsia="Times New Roman" w:hAnsi="Times New Roman" w:cs="Times New Roman"/>
          <w:b w:val="0"/>
          <w:color w:val="0F0D29" w:themeColor="text1"/>
          <w:szCs w:val="28"/>
          <w:lang w:val="en-IN" w:eastAsia="en-IN"/>
        </w:rPr>
        <w:t xml:space="preserve"> market, which can support consumer spending but may also indicate limited room for employment growth.​</w:t>
      </w:r>
    </w:p>
    <w:p w14:paraId="5932632D" w14:textId="196ADF2D" w:rsidR="002C31F8" w:rsidRPr="00E629D2" w:rsidRDefault="002C31F8" w:rsidP="002C31F8">
      <w:pPr>
        <w:numPr>
          <w:ilvl w:val="0"/>
          <w:numId w:val="10"/>
        </w:num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Consumer Behavio</w:t>
      </w:r>
      <w:r w:rsidR="00B72E7C">
        <w:rPr>
          <w:rFonts w:ascii="Times New Roman" w:eastAsia="Times New Roman" w:hAnsi="Times New Roman" w:cs="Times New Roman"/>
          <w:bCs/>
          <w:color w:val="0F0D29" w:themeColor="text1"/>
          <w:szCs w:val="28"/>
          <w:lang w:val="en-IN" w:eastAsia="en-IN"/>
        </w:rPr>
        <w:t>u</w:t>
      </w:r>
      <w:r w:rsidRPr="00E629D2">
        <w:rPr>
          <w:rFonts w:ascii="Times New Roman" w:eastAsia="Times New Roman" w:hAnsi="Times New Roman" w:cs="Times New Roman"/>
          <w:bCs/>
          <w:color w:val="0F0D29" w:themeColor="text1"/>
          <w:szCs w:val="28"/>
          <w:lang w:val="en-IN" w:eastAsia="en-IN"/>
        </w:rPr>
        <w:t>r</w:t>
      </w:r>
      <w:r w:rsidRPr="00E629D2">
        <w:rPr>
          <w:rFonts w:ascii="Times New Roman" w:eastAsia="Times New Roman" w:hAnsi="Times New Roman" w:cs="Times New Roman"/>
          <w:b w:val="0"/>
          <w:color w:val="0F0D29" w:themeColor="text1"/>
          <w:szCs w:val="28"/>
          <w:lang w:val="en-IN" w:eastAsia="en-IN"/>
        </w:rPr>
        <w:t>: Strong consumer spending bolsters revenue for companies reliant on domestic demand, while a decline in business investment could signal caution and affect sectors tied to capital expenditures.</w:t>
      </w:r>
    </w:p>
    <w:p w14:paraId="7031FEF9" w14:textId="640A069D" w:rsidR="002C31F8" w:rsidRPr="00E629D2" w:rsidRDefault="00C273F6">
      <w:pPr>
        <w:spacing w:after="200"/>
        <w:rPr>
          <w:rFonts w:ascii="Times New Roman" w:hAnsi="Times New Roman" w:cs="Times New Roman"/>
          <w:color w:val="0F0D29" w:themeColor="text1"/>
        </w:rPr>
      </w:pPr>
      <w:r w:rsidRPr="00E629D2">
        <w:rPr>
          <w:noProof/>
          <w:color w:val="0F0D29" w:themeColor="text1"/>
        </w:rPr>
        <w:drawing>
          <wp:inline distT="0" distB="0" distL="0" distR="0" wp14:anchorId="6A6FDEAD" wp14:editId="4B5C6555">
            <wp:extent cx="6309360" cy="2545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2545080"/>
                    </a:xfrm>
                    <a:prstGeom prst="rect">
                      <a:avLst/>
                    </a:prstGeom>
                    <a:noFill/>
                    <a:ln>
                      <a:noFill/>
                    </a:ln>
                  </pic:spPr>
                </pic:pic>
              </a:graphicData>
            </a:graphic>
          </wp:inline>
        </w:drawing>
      </w:r>
      <w:r w:rsidR="002C31F8" w:rsidRPr="00E629D2">
        <w:rPr>
          <w:rFonts w:ascii="Times New Roman" w:hAnsi="Times New Roman" w:cs="Times New Roman"/>
          <w:color w:val="0F0D29" w:themeColor="text1"/>
        </w:rPr>
        <w:br w:type="page"/>
      </w:r>
    </w:p>
    <w:p w14:paraId="42FF0F59" w14:textId="36FDBFD9" w:rsidR="00657F9F" w:rsidRPr="00E54AD9" w:rsidRDefault="002C31F8" w:rsidP="00DF027C">
      <w:pPr>
        <w:rPr>
          <w:rFonts w:ascii="Times New Roman" w:hAnsi="Times New Roman" w:cs="Times New Roman"/>
          <w:color w:val="0F0D29" w:themeColor="text1"/>
          <w:sz w:val="36"/>
          <w:szCs w:val="28"/>
        </w:rPr>
      </w:pPr>
      <w:r w:rsidRPr="00E54AD9">
        <w:rPr>
          <w:rFonts w:ascii="Times New Roman" w:hAnsi="Times New Roman" w:cs="Times New Roman"/>
          <w:color w:val="0F0D29" w:themeColor="text1"/>
          <w:sz w:val="36"/>
          <w:szCs w:val="28"/>
        </w:rPr>
        <w:lastRenderedPageBreak/>
        <w:t>Sector Analysis</w:t>
      </w:r>
    </w:p>
    <w:p w14:paraId="3F4B238E" w14:textId="77777777" w:rsidR="00BD318E" w:rsidRPr="00E629D2" w:rsidRDefault="00BD318E" w:rsidP="00C96FBB">
      <w:pPr>
        <w:pStyle w:val="NormalWeb"/>
        <w:spacing w:line="276" w:lineRule="auto"/>
        <w:jc w:val="both"/>
        <w:rPr>
          <w:color w:val="0F0D29" w:themeColor="text1"/>
          <w:sz w:val="28"/>
          <w:szCs w:val="28"/>
        </w:rPr>
      </w:pPr>
      <w:r w:rsidRPr="00E629D2">
        <w:rPr>
          <w:color w:val="0F0D29" w:themeColor="text1"/>
          <w:sz w:val="28"/>
          <w:szCs w:val="28"/>
        </w:rPr>
        <w:t>The software and IT services sector is a dynamic and rapidly evolving industry, driven by constant technological advancements and the increasing reliance of businesses and individuals on digital solutions. Here's an overview of key aspects of this sector:</w:t>
      </w:r>
    </w:p>
    <w:p w14:paraId="409FD581" w14:textId="395764D3" w:rsidR="00BD318E" w:rsidRPr="00E629D2" w:rsidRDefault="00BD318E" w:rsidP="00B31DE2">
      <w:pPr>
        <w:pStyle w:val="NormalWeb"/>
        <w:jc w:val="center"/>
        <w:rPr>
          <w:b/>
          <w:bCs/>
          <w:color w:val="0F0D29" w:themeColor="text1"/>
          <w:sz w:val="28"/>
          <w:szCs w:val="28"/>
        </w:rPr>
      </w:pPr>
      <w:r w:rsidRPr="00E629D2">
        <w:rPr>
          <w:rStyle w:val="Strong"/>
          <w:color w:val="0F0D29" w:themeColor="text1"/>
          <w:sz w:val="28"/>
          <w:szCs w:val="28"/>
        </w:rPr>
        <w:t>Key Trends and Drivers</w:t>
      </w:r>
    </w:p>
    <w:p w14:paraId="2085B51D" w14:textId="72476126" w:rsidR="00E10921" w:rsidRPr="00E629D2" w:rsidRDefault="00BD318E" w:rsidP="00DF027C">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3766E4BE" wp14:editId="23F0E433">
            <wp:extent cx="6347460" cy="3368040"/>
            <wp:effectExtent l="0" t="0" r="0" b="2286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FC973E1" w14:textId="0E6F3A62" w:rsidR="00657F9F" w:rsidRPr="00E629D2" w:rsidRDefault="00657F9F" w:rsidP="00DF027C">
      <w:pPr>
        <w:rPr>
          <w:rFonts w:ascii="Times New Roman" w:hAnsi="Times New Roman" w:cs="Times New Roman"/>
          <w:color w:val="0F0D29" w:themeColor="text1"/>
        </w:rPr>
      </w:pPr>
    </w:p>
    <w:p w14:paraId="18D545F8" w14:textId="405D5BDA" w:rsidR="003431B6" w:rsidRPr="00E629D2" w:rsidRDefault="003431B6" w:rsidP="00C96FBB">
      <w:pPr>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Digital Transformation:</w:t>
      </w:r>
      <w:r w:rsidRPr="00E629D2">
        <w:rPr>
          <w:rFonts w:ascii="Times New Roman" w:eastAsia="Times New Roman" w:hAnsi="Times New Roman" w:cs="Times New Roman"/>
          <w:b w:val="0"/>
          <w:color w:val="0F0D29" w:themeColor="text1"/>
          <w:szCs w:val="28"/>
          <w:lang w:val="en-IN" w:eastAsia="en-IN"/>
        </w:rPr>
        <w:t xml:space="preserve"> Businesses across all sectors are undergoing digital transformation, which involves integrating digital technology into all areas of their operations. This is a major driver of growth in the software and IT services sector.</w:t>
      </w:r>
    </w:p>
    <w:p w14:paraId="52D698AC" w14:textId="19E98440" w:rsidR="003431B6" w:rsidRPr="00E629D2" w:rsidRDefault="003431B6" w:rsidP="00C96FBB">
      <w:pPr>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Cloud Computing:</w:t>
      </w:r>
      <w:r w:rsidRPr="00E629D2">
        <w:rPr>
          <w:rFonts w:ascii="Times New Roman" w:eastAsia="Times New Roman" w:hAnsi="Times New Roman" w:cs="Times New Roman"/>
          <w:b w:val="0"/>
          <w:color w:val="0F0D29" w:themeColor="text1"/>
          <w:szCs w:val="28"/>
          <w:lang w:val="en-IN" w:eastAsia="en-IN"/>
        </w:rPr>
        <w:t xml:space="preserve"> The adoption of cloud-based solutions (SaaS, PaaS, IaaS) continues to accelerate, offering businesses increased flexibility, scalability, and cost-effectiveness.</w:t>
      </w:r>
    </w:p>
    <w:p w14:paraId="186DCD99" w14:textId="7B72066F" w:rsidR="003431B6" w:rsidRPr="00E629D2" w:rsidRDefault="003431B6" w:rsidP="00C96FBB">
      <w:pPr>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Artificial Intelligence (AI) and Machine Learning (ML):</w:t>
      </w:r>
      <w:r w:rsidRPr="00E629D2">
        <w:rPr>
          <w:rFonts w:ascii="Times New Roman" w:eastAsia="Times New Roman" w:hAnsi="Times New Roman" w:cs="Times New Roman"/>
          <w:b w:val="0"/>
          <w:color w:val="0F0D29" w:themeColor="text1"/>
          <w:szCs w:val="28"/>
          <w:lang w:val="en-IN" w:eastAsia="en-IN"/>
        </w:rPr>
        <w:t xml:space="preserve"> AI and ML are transforming various industries, with applications in areas such as automation, data analytics, and customer service.</w:t>
      </w:r>
    </w:p>
    <w:p w14:paraId="73E57291" w14:textId="536B7E0A" w:rsidR="003431B6" w:rsidRPr="00E629D2" w:rsidRDefault="003431B6" w:rsidP="00C96FBB">
      <w:pPr>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Cybersecurity:</w:t>
      </w:r>
      <w:r w:rsidRPr="00E629D2">
        <w:rPr>
          <w:rFonts w:ascii="Times New Roman" w:eastAsia="Times New Roman" w:hAnsi="Times New Roman" w:cs="Times New Roman"/>
          <w:b w:val="0"/>
          <w:color w:val="0F0D29" w:themeColor="text1"/>
          <w:szCs w:val="28"/>
          <w:lang w:val="en-IN" w:eastAsia="en-IN"/>
        </w:rPr>
        <w:t xml:space="preserve"> With the increasing prevalence of cyber threats, cybersecurity has become a critical concern for businesses and individuals. This is driving demand for cybersecurity software and services.</w:t>
      </w:r>
    </w:p>
    <w:p w14:paraId="1A28ED42" w14:textId="7369BE07" w:rsidR="005918B6" w:rsidRPr="00E629D2" w:rsidRDefault="003431B6" w:rsidP="00C96FBB">
      <w:pPr>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Data Analytics:</w:t>
      </w:r>
      <w:r w:rsidRPr="00E629D2">
        <w:rPr>
          <w:rFonts w:ascii="Times New Roman" w:eastAsia="Times New Roman" w:hAnsi="Times New Roman" w:cs="Times New Roman"/>
          <w:b w:val="0"/>
          <w:color w:val="0F0D29" w:themeColor="text1"/>
          <w:szCs w:val="28"/>
          <w:lang w:val="en-IN" w:eastAsia="en-IN"/>
        </w:rPr>
        <w:t xml:space="preserve"> The ability to collect, </w:t>
      </w:r>
      <w:r w:rsidR="00B72E7C" w:rsidRPr="00E629D2">
        <w:rPr>
          <w:rFonts w:ascii="Times New Roman" w:eastAsia="Times New Roman" w:hAnsi="Times New Roman" w:cs="Times New Roman"/>
          <w:b w:val="0"/>
          <w:color w:val="0F0D29" w:themeColor="text1"/>
          <w:szCs w:val="28"/>
          <w:lang w:val="en-IN" w:eastAsia="en-IN"/>
        </w:rPr>
        <w:t>analyse</w:t>
      </w:r>
      <w:r w:rsidRPr="00E629D2">
        <w:rPr>
          <w:rFonts w:ascii="Times New Roman" w:eastAsia="Times New Roman" w:hAnsi="Times New Roman" w:cs="Times New Roman"/>
          <w:b w:val="0"/>
          <w:color w:val="0F0D29" w:themeColor="text1"/>
          <w:szCs w:val="28"/>
          <w:lang w:val="en-IN" w:eastAsia="en-IN"/>
        </w:rPr>
        <w:t>, and interpret data is essential for businesses to make informed decisions. This is driving demand for data analytics software and services.</w:t>
      </w:r>
    </w:p>
    <w:p w14:paraId="6589ADC1" w14:textId="3BA70DD5" w:rsidR="005918B6" w:rsidRPr="00E629D2" w:rsidRDefault="003431B6" w:rsidP="00C96FBB">
      <w:pPr>
        <w:jc w:val="both"/>
        <w:rPr>
          <w:rFonts w:ascii="Times New Roman" w:eastAsia="Times New Roman" w:hAnsi="Times New Roman" w:cs="Times New Roman"/>
          <w:b w:val="0"/>
          <w:color w:val="0F0D29" w:themeColor="text1"/>
          <w:sz w:val="24"/>
          <w:szCs w:val="24"/>
          <w:lang w:val="en-IN" w:eastAsia="en-IN"/>
        </w:rPr>
      </w:pPr>
      <w:r w:rsidRPr="00E629D2">
        <w:rPr>
          <w:rFonts w:ascii="Times New Roman" w:eastAsia="Times New Roman" w:hAnsi="Times New Roman" w:cs="Times New Roman"/>
          <w:bCs/>
          <w:color w:val="0F0D29" w:themeColor="text1"/>
          <w:szCs w:val="28"/>
          <w:lang w:val="en-IN" w:eastAsia="en-IN"/>
        </w:rPr>
        <w:lastRenderedPageBreak/>
        <w:t>Mobile Technologies:</w:t>
      </w:r>
      <w:r w:rsidRPr="00E629D2">
        <w:rPr>
          <w:rFonts w:ascii="Times New Roman" w:eastAsia="Times New Roman" w:hAnsi="Times New Roman" w:cs="Times New Roman"/>
          <w:b w:val="0"/>
          <w:color w:val="0F0D29" w:themeColor="text1"/>
          <w:szCs w:val="28"/>
          <w:lang w:val="en-IN" w:eastAsia="en-IN"/>
        </w:rPr>
        <w:t xml:space="preserve"> The widespread use of mobile devices has created a demand for mobile applications</w:t>
      </w:r>
      <w:r w:rsidR="005918B6" w:rsidRPr="00E629D2">
        <w:rPr>
          <w:rFonts w:ascii="Times New Roman" w:eastAsia="Times New Roman" w:hAnsi="Times New Roman" w:cs="Times New Roman"/>
          <w:b w:val="0"/>
          <w:color w:val="0F0D29" w:themeColor="text1"/>
          <w:szCs w:val="28"/>
          <w:lang w:val="en-IN" w:eastAsia="en-IN"/>
        </w:rPr>
        <w:t xml:space="preserve"> and services</w:t>
      </w:r>
      <w:r w:rsidR="005918B6" w:rsidRPr="00E629D2">
        <w:rPr>
          <w:rFonts w:ascii="Times New Roman" w:eastAsia="Times New Roman" w:hAnsi="Times New Roman" w:cs="Times New Roman"/>
          <w:b w:val="0"/>
          <w:color w:val="0F0D29" w:themeColor="text1"/>
          <w:sz w:val="24"/>
          <w:szCs w:val="24"/>
          <w:lang w:val="en-IN" w:eastAsia="en-IN"/>
        </w:rPr>
        <w:t>.</w:t>
      </w:r>
    </w:p>
    <w:p w14:paraId="2A81F6CF" w14:textId="01EBC7E5" w:rsidR="003431B6" w:rsidRPr="00E629D2" w:rsidRDefault="005918B6" w:rsidP="003431B6">
      <w:pPr>
        <w:jc w:val="both"/>
        <w:rPr>
          <w:rFonts w:ascii="Times New Roman" w:eastAsia="Times New Roman" w:hAnsi="Times New Roman" w:cs="Times New Roman"/>
          <w:b w:val="0"/>
          <w:color w:val="0F0D29" w:themeColor="text1"/>
          <w:sz w:val="24"/>
          <w:szCs w:val="24"/>
          <w:lang w:val="en-IN" w:eastAsia="en-IN"/>
        </w:rPr>
      </w:pPr>
      <w:r w:rsidRPr="00E629D2">
        <w:rPr>
          <w:rFonts w:ascii="Times New Roman" w:eastAsia="Times New Roman" w:hAnsi="Times New Roman" w:cs="Times New Roman"/>
          <w:b w:val="0"/>
          <w:noProof/>
          <w:color w:val="0F0D29" w:themeColor="text1"/>
          <w:sz w:val="24"/>
          <w:szCs w:val="24"/>
          <w:lang w:val="en-IN" w:eastAsia="en-IN"/>
        </w:rPr>
        <w:drawing>
          <wp:inline distT="0" distB="0" distL="0" distR="0" wp14:anchorId="273796D6" wp14:editId="45D63C3B">
            <wp:extent cx="6477000" cy="3634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6481868" cy="3637472"/>
                    </a:xfrm>
                    <a:prstGeom prst="rect">
                      <a:avLst/>
                    </a:prstGeom>
                  </pic:spPr>
                </pic:pic>
              </a:graphicData>
            </a:graphic>
          </wp:inline>
        </w:drawing>
      </w:r>
    </w:p>
    <w:p w14:paraId="0AE2D9F3" w14:textId="2C0E97F0" w:rsidR="003431B6" w:rsidRPr="00E629D2" w:rsidRDefault="003630AE" w:rsidP="003630AE">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2D595884" w14:textId="77777777" w:rsidR="003431B6" w:rsidRPr="00E629D2" w:rsidRDefault="003431B6" w:rsidP="003431B6">
      <w:pPr>
        <w:spacing w:before="100" w:beforeAutospacing="1" w:after="100" w:afterAutospacing="1"/>
        <w:jc w:val="both"/>
        <w:rPr>
          <w:rFonts w:ascii="Times New Roman" w:eastAsia="Times New Roman" w:hAnsi="Times New Roman" w:cs="Times New Roman"/>
          <w:bCs/>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Market Growth and Trends:</w:t>
      </w:r>
    </w:p>
    <w:p w14:paraId="57A59E10" w14:textId="77777777" w:rsidR="003431B6" w:rsidRPr="00E629D2" w:rsidRDefault="003431B6" w:rsidP="005C43FC">
      <w:pPr>
        <w:numPr>
          <w:ilvl w:val="0"/>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Cs/>
          <w:color w:val="0F0D29" w:themeColor="text1"/>
          <w:sz w:val="32"/>
          <w:szCs w:val="32"/>
          <w:lang w:val="en-IN" w:eastAsia="en-IN"/>
        </w:rPr>
        <w:t>Steady Growth:</w:t>
      </w:r>
      <w:r w:rsidRPr="00E629D2">
        <w:rPr>
          <w:rFonts w:ascii="Times New Roman" w:eastAsia="Times New Roman" w:hAnsi="Times New Roman" w:cs="Times New Roman"/>
          <w:b w:val="0"/>
          <w:color w:val="0F0D29" w:themeColor="text1"/>
          <w:sz w:val="32"/>
          <w:szCs w:val="32"/>
          <w:lang w:val="en-IN" w:eastAsia="en-IN"/>
        </w:rPr>
        <w:t xml:space="preserve"> </w:t>
      </w:r>
    </w:p>
    <w:p w14:paraId="07ADAB0D" w14:textId="77777777" w:rsidR="003431B6" w:rsidRPr="00E629D2" w:rsidRDefault="003431B6" w:rsidP="005C43FC">
      <w:pPr>
        <w:numPr>
          <w:ilvl w:val="1"/>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 w:val="0"/>
          <w:color w:val="0F0D29" w:themeColor="text1"/>
          <w:sz w:val="32"/>
          <w:szCs w:val="32"/>
          <w:lang w:val="en-IN" w:eastAsia="en-IN"/>
        </w:rPr>
        <w:t>The U.S. IT services market is projected to experience steady growth in the coming years.</w:t>
      </w:r>
    </w:p>
    <w:p w14:paraId="2C87C008" w14:textId="77777777" w:rsidR="003431B6" w:rsidRPr="00E629D2" w:rsidRDefault="003431B6" w:rsidP="005C43FC">
      <w:pPr>
        <w:numPr>
          <w:ilvl w:val="1"/>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 w:val="0"/>
          <w:color w:val="0F0D29" w:themeColor="text1"/>
          <w:sz w:val="32"/>
          <w:szCs w:val="32"/>
          <w:lang w:val="en-IN" w:eastAsia="en-IN"/>
        </w:rPr>
        <w:t>Factors such as increasing IT spending and technological advancements are driving this growth.</w:t>
      </w:r>
    </w:p>
    <w:p w14:paraId="6EDEB01F" w14:textId="77777777" w:rsidR="003431B6" w:rsidRPr="00E629D2" w:rsidRDefault="003431B6" w:rsidP="005C43FC">
      <w:pPr>
        <w:numPr>
          <w:ilvl w:val="0"/>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Cs/>
          <w:color w:val="0F0D29" w:themeColor="text1"/>
          <w:sz w:val="32"/>
          <w:szCs w:val="32"/>
          <w:lang w:val="en-IN" w:eastAsia="en-IN"/>
        </w:rPr>
        <w:t>Focus on Proactive Services:</w:t>
      </w:r>
      <w:r w:rsidRPr="00E629D2">
        <w:rPr>
          <w:rFonts w:ascii="Times New Roman" w:eastAsia="Times New Roman" w:hAnsi="Times New Roman" w:cs="Times New Roman"/>
          <w:b w:val="0"/>
          <w:color w:val="0F0D29" w:themeColor="text1"/>
          <w:sz w:val="32"/>
          <w:szCs w:val="32"/>
          <w:lang w:val="en-IN" w:eastAsia="en-IN"/>
        </w:rPr>
        <w:t xml:space="preserve"> </w:t>
      </w:r>
    </w:p>
    <w:p w14:paraId="70177E75" w14:textId="77777777" w:rsidR="003431B6" w:rsidRPr="00E629D2" w:rsidRDefault="003431B6" w:rsidP="005C43FC">
      <w:pPr>
        <w:numPr>
          <w:ilvl w:val="1"/>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 w:val="0"/>
          <w:color w:val="0F0D29" w:themeColor="text1"/>
          <w:sz w:val="32"/>
          <w:szCs w:val="32"/>
          <w:lang w:val="en-IN" w:eastAsia="en-IN"/>
        </w:rPr>
        <w:t>There's a growing trend towards proactive IT services, where providers anticipate and prevent issues before they occur.</w:t>
      </w:r>
    </w:p>
    <w:p w14:paraId="505B4F9B" w14:textId="77777777" w:rsidR="003431B6" w:rsidRPr="00E629D2" w:rsidRDefault="003431B6" w:rsidP="005C43FC">
      <w:pPr>
        <w:numPr>
          <w:ilvl w:val="0"/>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Cs/>
          <w:color w:val="0F0D29" w:themeColor="text1"/>
          <w:sz w:val="32"/>
          <w:szCs w:val="32"/>
          <w:lang w:val="en-IN" w:eastAsia="en-IN"/>
        </w:rPr>
        <w:t>Key Growth Drivers:</w:t>
      </w:r>
      <w:r w:rsidRPr="00E629D2">
        <w:rPr>
          <w:rFonts w:ascii="Times New Roman" w:eastAsia="Times New Roman" w:hAnsi="Times New Roman" w:cs="Times New Roman"/>
          <w:b w:val="0"/>
          <w:color w:val="0F0D29" w:themeColor="text1"/>
          <w:sz w:val="32"/>
          <w:szCs w:val="32"/>
          <w:lang w:val="en-IN" w:eastAsia="en-IN"/>
        </w:rPr>
        <w:t xml:space="preserve"> </w:t>
      </w:r>
    </w:p>
    <w:p w14:paraId="5A09C5F3" w14:textId="77777777" w:rsidR="003431B6" w:rsidRPr="00E629D2" w:rsidRDefault="003431B6" w:rsidP="005C43FC">
      <w:pPr>
        <w:numPr>
          <w:ilvl w:val="1"/>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 w:val="0"/>
          <w:color w:val="0F0D29" w:themeColor="text1"/>
          <w:sz w:val="32"/>
          <w:szCs w:val="32"/>
          <w:lang w:val="en-IN" w:eastAsia="en-IN"/>
        </w:rPr>
        <w:t>Cloud services, cybersecurity, and data analytics are among the key growth drivers.</w:t>
      </w:r>
    </w:p>
    <w:p w14:paraId="231613A2" w14:textId="56F129E9" w:rsidR="005918B6" w:rsidRPr="00E629D2" w:rsidRDefault="003431B6" w:rsidP="003630AE">
      <w:pPr>
        <w:numPr>
          <w:ilvl w:val="1"/>
          <w:numId w:val="2"/>
        </w:numPr>
        <w:spacing w:before="100" w:beforeAutospacing="1" w:after="100" w:afterAutospacing="1" w:line="360" w:lineRule="auto"/>
        <w:jc w:val="both"/>
        <w:rPr>
          <w:rFonts w:ascii="Times New Roman" w:eastAsia="Times New Roman" w:hAnsi="Times New Roman" w:cs="Times New Roman"/>
          <w:b w:val="0"/>
          <w:color w:val="0F0D29" w:themeColor="text1"/>
          <w:sz w:val="32"/>
          <w:szCs w:val="32"/>
          <w:lang w:val="en-IN" w:eastAsia="en-IN"/>
        </w:rPr>
      </w:pPr>
      <w:r w:rsidRPr="00E629D2">
        <w:rPr>
          <w:rFonts w:ascii="Times New Roman" w:eastAsia="Times New Roman" w:hAnsi="Times New Roman" w:cs="Times New Roman"/>
          <w:b w:val="0"/>
          <w:color w:val="0F0D29" w:themeColor="text1"/>
          <w:sz w:val="32"/>
          <w:szCs w:val="32"/>
          <w:lang w:val="en-IN" w:eastAsia="en-IN"/>
        </w:rPr>
        <w:lastRenderedPageBreak/>
        <w:t>AI and automation are also playing an increasingly important role.</w:t>
      </w:r>
    </w:p>
    <w:p w14:paraId="7EC5CE38" w14:textId="47086D01" w:rsidR="005918B6" w:rsidRPr="00E629D2" w:rsidRDefault="005918B6" w:rsidP="00C96FBB">
      <w:pPr>
        <w:spacing w:before="100" w:beforeAutospacing="1" w:after="100" w:afterAutospacing="1"/>
        <w:ind w:left="1440"/>
        <w:jc w:val="center"/>
        <w:rPr>
          <w:rFonts w:ascii="Times New Roman" w:eastAsia="Times New Roman" w:hAnsi="Times New Roman" w:cs="Times New Roman"/>
          <w:bCs/>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Market growth and trends in USA</w:t>
      </w:r>
    </w:p>
    <w:p w14:paraId="6DDF56AD" w14:textId="7CE1C4FB" w:rsidR="005918B6" w:rsidRPr="00E629D2" w:rsidRDefault="005918B6" w:rsidP="005918B6">
      <w:pPr>
        <w:spacing w:before="100" w:beforeAutospacing="1" w:after="100" w:afterAutospacing="1"/>
        <w:jc w:val="both"/>
        <w:rPr>
          <w:rFonts w:ascii="Times New Roman" w:eastAsia="Times New Roman" w:hAnsi="Times New Roman" w:cs="Times New Roman"/>
          <w:b w:val="0"/>
          <w:color w:val="0F0D29" w:themeColor="text1"/>
          <w:sz w:val="24"/>
          <w:szCs w:val="24"/>
          <w:lang w:val="en-IN" w:eastAsia="en-IN"/>
        </w:rPr>
      </w:pPr>
      <w:r w:rsidRPr="00E629D2">
        <w:rPr>
          <w:rFonts w:ascii="Times New Roman" w:eastAsia="Times New Roman" w:hAnsi="Times New Roman" w:cs="Times New Roman"/>
          <w:b w:val="0"/>
          <w:noProof/>
          <w:color w:val="0F0D29" w:themeColor="text1"/>
          <w:sz w:val="24"/>
          <w:szCs w:val="24"/>
          <w:lang w:val="en-IN" w:eastAsia="en-IN"/>
        </w:rPr>
        <w:drawing>
          <wp:inline distT="0" distB="0" distL="0" distR="0" wp14:anchorId="5F6BFFE7" wp14:editId="6942617D">
            <wp:extent cx="6484620" cy="242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6484620" cy="2425700"/>
                    </a:xfrm>
                    <a:prstGeom prst="rect">
                      <a:avLst/>
                    </a:prstGeom>
                    <a:solidFill>
                      <a:schemeClr val="tx2"/>
                    </a:solidFill>
                  </pic:spPr>
                </pic:pic>
              </a:graphicData>
            </a:graphic>
          </wp:inline>
        </w:drawing>
      </w:r>
    </w:p>
    <w:p w14:paraId="7C4ED341" w14:textId="0D0A61F3" w:rsidR="003630AE" w:rsidRPr="00E629D2" w:rsidRDefault="003630AE" w:rsidP="003630AE">
      <w:pPr>
        <w:pStyle w:val="Content"/>
        <w:rPr>
          <w:rFonts w:ascii="Times New Roman" w:hAnsi="Times New Roman" w:cs="Times New Roman"/>
          <w:b/>
          <w:bCs/>
          <w:i/>
          <w:iCs/>
          <w:color w:val="0F0D29" w:themeColor="text1"/>
          <w:sz w:val="18"/>
          <w:szCs w:val="18"/>
        </w:rPr>
      </w:pPr>
      <w:r w:rsidRPr="00E629D2">
        <w:rPr>
          <w:rFonts w:ascii="Times New Roman" w:hAnsi="Times New Roman" w:cs="Times New Roman"/>
          <w:b/>
          <w:bCs/>
          <w:i/>
          <w:iCs/>
          <w:color w:val="0F0D29" w:themeColor="text1"/>
          <w:sz w:val="18"/>
          <w:szCs w:val="18"/>
        </w:rPr>
        <w:t>Source: Company Information</w:t>
      </w:r>
    </w:p>
    <w:p w14:paraId="2E7C5976" w14:textId="77777777" w:rsidR="003431B6" w:rsidRPr="00E629D2" w:rsidRDefault="003431B6" w:rsidP="003431B6">
      <w:p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Factors Influencing the Market:</w:t>
      </w:r>
    </w:p>
    <w:p w14:paraId="7380CC18" w14:textId="77777777" w:rsidR="003431B6" w:rsidRPr="00E629D2" w:rsidRDefault="003431B6" w:rsidP="003431B6">
      <w:pPr>
        <w:numPr>
          <w:ilvl w:val="0"/>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Economic Conditions:</w:t>
      </w:r>
      <w:r w:rsidRPr="00E629D2">
        <w:rPr>
          <w:rFonts w:ascii="Times New Roman" w:eastAsia="Times New Roman" w:hAnsi="Times New Roman" w:cs="Times New Roman"/>
          <w:b w:val="0"/>
          <w:color w:val="0F0D29" w:themeColor="text1"/>
          <w:szCs w:val="28"/>
          <w:lang w:val="en-IN" w:eastAsia="en-IN"/>
        </w:rPr>
        <w:t xml:space="preserve"> </w:t>
      </w:r>
    </w:p>
    <w:p w14:paraId="2F22B8D2" w14:textId="77777777" w:rsidR="003431B6" w:rsidRPr="00E629D2" w:rsidRDefault="003431B6" w:rsidP="003431B6">
      <w:pPr>
        <w:numPr>
          <w:ilvl w:val="1"/>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Economic fluctuations can impact IT spending, but digital transformation is now considered essential.</w:t>
      </w:r>
    </w:p>
    <w:p w14:paraId="62190CC1" w14:textId="77777777" w:rsidR="003431B6" w:rsidRPr="00E629D2" w:rsidRDefault="003431B6" w:rsidP="003431B6">
      <w:pPr>
        <w:numPr>
          <w:ilvl w:val="0"/>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Technological Advancements:</w:t>
      </w:r>
      <w:r w:rsidRPr="00E629D2">
        <w:rPr>
          <w:rFonts w:ascii="Times New Roman" w:eastAsia="Times New Roman" w:hAnsi="Times New Roman" w:cs="Times New Roman"/>
          <w:b w:val="0"/>
          <w:color w:val="0F0D29" w:themeColor="text1"/>
          <w:szCs w:val="28"/>
          <w:lang w:val="en-IN" w:eastAsia="en-IN"/>
        </w:rPr>
        <w:t xml:space="preserve"> </w:t>
      </w:r>
    </w:p>
    <w:p w14:paraId="760B385A" w14:textId="77777777" w:rsidR="003431B6" w:rsidRPr="00E629D2" w:rsidRDefault="003431B6" w:rsidP="003431B6">
      <w:pPr>
        <w:numPr>
          <w:ilvl w:val="1"/>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Rapid technological advancements create new markets and opportunities.</w:t>
      </w:r>
    </w:p>
    <w:p w14:paraId="277DD8A5" w14:textId="77777777" w:rsidR="003431B6" w:rsidRPr="00E629D2" w:rsidRDefault="003431B6" w:rsidP="003431B6">
      <w:pPr>
        <w:numPr>
          <w:ilvl w:val="0"/>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Regulatory Environment:</w:t>
      </w:r>
      <w:r w:rsidRPr="00E629D2">
        <w:rPr>
          <w:rFonts w:ascii="Times New Roman" w:eastAsia="Times New Roman" w:hAnsi="Times New Roman" w:cs="Times New Roman"/>
          <w:b w:val="0"/>
          <w:color w:val="0F0D29" w:themeColor="text1"/>
          <w:szCs w:val="28"/>
          <w:lang w:val="en-IN" w:eastAsia="en-IN"/>
        </w:rPr>
        <w:t xml:space="preserve"> </w:t>
      </w:r>
    </w:p>
    <w:p w14:paraId="21ED06D6" w14:textId="6CF2A5FE" w:rsidR="003431B6" w:rsidRPr="00E629D2" w:rsidRDefault="003431B6" w:rsidP="003431B6">
      <w:pPr>
        <w:numPr>
          <w:ilvl w:val="1"/>
          <w:numId w:val="3"/>
        </w:numPr>
        <w:spacing w:before="100" w:beforeAutospacing="1" w:after="100" w:afterAutospacing="1"/>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Data privacy and security regulations influence how businesses handle data and use IT services.</w:t>
      </w:r>
    </w:p>
    <w:p w14:paraId="33D6FDBB" w14:textId="39643625" w:rsidR="005C43FC" w:rsidRPr="00E629D2" w:rsidRDefault="005C43FC" w:rsidP="003630AE">
      <w:pPr>
        <w:spacing w:before="100" w:beforeAutospacing="1" w:after="100" w:afterAutospacing="1"/>
        <w:jc w:val="center"/>
        <w:rPr>
          <w:rFonts w:ascii="Times New Roman" w:eastAsia="Times New Roman" w:hAnsi="Times New Roman" w:cs="Times New Roman"/>
          <w:bCs/>
          <w:color w:val="0F0D29" w:themeColor="text1"/>
          <w:szCs w:val="28"/>
          <w:u w:val="single"/>
          <w:lang w:val="en-IN" w:eastAsia="en-IN"/>
        </w:rPr>
      </w:pPr>
      <w:r w:rsidRPr="00E629D2">
        <w:rPr>
          <w:rFonts w:ascii="Times New Roman" w:eastAsia="Times New Roman" w:hAnsi="Times New Roman" w:cs="Times New Roman"/>
          <w:bCs/>
          <w:color w:val="0F0D29" w:themeColor="text1"/>
          <w:szCs w:val="28"/>
          <w:u w:val="single"/>
          <w:lang w:val="en-IN" w:eastAsia="en-IN"/>
        </w:rPr>
        <w:t>Market Share by region</w:t>
      </w:r>
    </w:p>
    <w:p w14:paraId="3803F900" w14:textId="470D9BDF" w:rsidR="005C43FC" w:rsidRPr="00E629D2" w:rsidRDefault="00E54AD9" w:rsidP="005C43FC">
      <w:pPr>
        <w:spacing w:before="100" w:beforeAutospacing="1" w:after="100" w:afterAutospacing="1"/>
        <w:jc w:val="both"/>
        <w:rPr>
          <w:rFonts w:ascii="Times New Roman" w:eastAsia="Times New Roman" w:hAnsi="Times New Roman" w:cs="Times New Roman"/>
          <w:b w:val="0"/>
          <w:color w:val="0F0D29" w:themeColor="text1"/>
          <w:sz w:val="24"/>
          <w:szCs w:val="24"/>
          <w:lang w:val="en-IN" w:eastAsia="en-IN"/>
        </w:rPr>
      </w:pPr>
      <w:r>
        <w:rPr>
          <w:rFonts w:ascii="Times New Roman" w:eastAsia="Times New Roman" w:hAnsi="Times New Roman" w:cs="Times New Roman"/>
          <w:b w:val="0"/>
          <w:noProof/>
          <w:color w:val="0F0D29" w:themeColor="text1"/>
          <w:sz w:val="24"/>
          <w:szCs w:val="24"/>
          <w:lang w:val="en-IN" w:eastAsia="en-IN"/>
        </w:rPr>
        <mc:AlternateContent>
          <mc:Choice Requires="wps">
            <w:drawing>
              <wp:anchor distT="0" distB="0" distL="114300" distR="114300" simplePos="0" relativeHeight="251669504" behindDoc="0" locked="0" layoutInCell="1" allowOverlap="1" wp14:anchorId="70219DAA" wp14:editId="4B1F6B77">
                <wp:simplePos x="0" y="0"/>
                <wp:positionH relativeFrom="column">
                  <wp:posOffset>83820</wp:posOffset>
                </wp:positionH>
                <wp:positionV relativeFrom="paragraph">
                  <wp:posOffset>1607186</wp:posOffset>
                </wp:positionV>
                <wp:extent cx="2125980" cy="281940"/>
                <wp:effectExtent l="0" t="0" r="26670" b="22860"/>
                <wp:wrapNone/>
                <wp:docPr id="16" name="Text Box 16"/>
                <wp:cNvGraphicFramePr/>
                <a:graphic xmlns:a="http://schemas.openxmlformats.org/drawingml/2006/main">
                  <a:graphicData uri="http://schemas.microsoft.com/office/word/2010/wordprocessingShape">
                    <wps:wsp>
                      <wps:cNvSpPr txBox="1"/>
                      <wps:spPr>
                        <a:xfrm>
                          <a:off x="0" y="0"/>
                          <a:ext cx="2125980" cy="281940"/>
                        </a:xfrm>
                        <a:prstGeom prst="rect">
                          <a:avLst/>
                        </a:prstGeom>
                        <a:solidFill>
                          <a:schemeClr val="lt1"/>
                        </a:solidFill>
                        <a:ln w="6350">
                          <a:solidFill>
                            <a:prstClr val="black"/>
                          </a:solidFill>
                        </a:ln>
                      </wps:spPr>
                      <wps:txbx>
                        <w:txbxContent>
                          <w:p w14:paraId="0715594B" w14:textId="37A90FD2" w:rsidR="00E54AD9" w:rsidRPr="00E54AD9" w:rsidRDefault="00E54AD9">
                            <w:pPr>
                              <w:rPr>
                                <w:i/>
                                <w:iCs/>
                                <w:color w:val="171717" w:themeColor="background2" w:themeShade="1A"/>
                                <w:sz w:val="20"/>
                                <w:szCs w:val="16"/>
                              </w:rPr>
                            </w:pPr>
                            <w:r w:rsidRPr="00E54AD9">
                              <w:rPr>
                                <w:i/>
                                <w:iCs/>
                                <w:color w:val="171717" w:themeColor="background2" w:themeShade="1A"/>
                                <w:sz w:val="20"/>
                                <w:szCs w:val="16"/>
                              </w:rPr>
                              <w:t>Source: Company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9DAA" id="Text Box 16" o:spid="_x0000_s1032" type="#_x0000_t202" style="position:absolute;left:0;text-align:left;margin-left:6.6pt;margin-top:126.55pt;width:167.4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" fillcolor="white [3201]" strokeweight=".5pt">
                <v:textbox>
                  <w:txbxContent>
                    <w:p w14:paraId="0715594B" w14:textId="37A90FD2" w:rsidR="00E54AD9" w:rsidRPr="00E54AD9" w:rsidRDefault="00E54AD9">
                      <w:pPr>
                        <w:rPr>
                          <w:i/>
                          <w:iCs/>
                          <w:color w:val="171717" w:themeColor="background2" w:themeShade="1A"/>
                          <w:sz w:val="20"/>
                          <w:szCs w:val="16"/>
                        </w:rPr>
                      </w:pPr>
                      <w:r w:rsidRPr="00E54AD9">
                        <w:rPr>
                          <w:i/>
                          <w:iCs/>
                          <w:color w:val="171717" w:themeColor="background2" w:themeShade="1A"/>
                          <w:sz w:val="20"/>
                          <w:szCs w:val="16"/>
                        </w:rPr>
                        <w:t>Source: Company Information</w:t>
                      </w:r>
                    </w:p>
                  </w:txbxContent>
                </v:textbox>
              </v:shape>
            </w:pict>
          </mc:Fallback>
        </mc:AlternateContent>
      </w:r>
      <w:r w:rsidR="005C43FC" w:rsidRPr="00E54AD9">
        <w:rPr>
          <w:rFonts w:ascii="Times New Roman" w:eastAsia="Times New Roman" w:hAnsi="Times New Roman" w:cs="Times New Roman"/>
          <w:b w:val="0"/>
          <w:i/>
          <w:iCs/>
          <w:noProof/>
          <w:color w:val="0F0D29" w:themeColor="text1"/>
          <w:sz w:val="24"/>
          <w:szCs w:val="24"/>
          <w:lang w:val="en-IN" w:eastAsia="en-IN"/>
        </w:rPr>
        <w:drawing>
          <wp:inline distT="0" distB="0" distL="0" distR="0" wp14:anchorId="7A06798D" wp14:editId="65E61ECE">
            <wp:extent cx="6299200" cy="1536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6299200" cy="1536700"/>
                    </a:xfrm>
                    <a:prstGeom prst="rect">
                      <a:avLst/>
                    </a:prstGeom>
                  </pic:spPr>
                </pic:pic>
              </a:graphicData>
            </a:graphic>
          </wp:inline>
        </w:drawing>
      </w:r>
    </w:p>
    <w:p w14:paraId="2A0B8E78" w14:textId="77777777" w:rsidR="00A80C0B" w:rsidRPr="00C76284" w:rsidRDefault="00A80C0B">
      <w:pPr>
        <w:spacing w:after="200"/>
        <w:rPr>
          <w:rFonts w:ascii="Times New Roman" w:hAnsi="Times New Roman" w:cs="Times New Roman"/>
          <w:color w:val="0F0D29" w:themeColor="text1"/>
          <w:sz w:val="40"/>
          <w:szCs w:val="28"/>
          <w:u w:val="single"/>
        </w:rPr>
      </w:pPr>
      <w:r w:rsidRPr="00C76284">
        <w:rPr>
          <w:rFonts w:ascii="Times New Roman" w:hAnsi="Times New Roman" w:cs="Times New Roman"/>
          <w:color w:val="0F0D29" w:themeColor="text1"/>
          <w:sz w:val="40"/>
          <w:szCs w:val="28"/>
          <w:u w:val="single"/>
        </w:rPr>
        <w:lastRenderedPageBreak/>
        <w:t xml:space="preserve">ESG Analysis </w:t>
      </w:r>
    </w:p>
    <w:p w14:paraId="0B8D9D03" w14:textId="77777777" w:rsidR="00A80C0B" w:rsidRPr="00E629D2" w:rsidRDefault="00A80C0B" w:rsidP="00A80C0B">
      <w:p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 w:val="0"/>
          <w:color w:val="0F0D29" w:themeColor="text1"/>
          <w:szCs w:val="28"/>
          <w:lang w:val="en-IN" w:eastAsia="en-IN"/>
        </w:rPr>
        <w:t>Cognizant Technology Solutions demonstrates a structured approach to Environmental, Social, and Governance (ESG) initiatives, emphasizing sustainability, social responsibility, and robust governance.​</w:t>
      </w:r>
    </w:p>
    <w:p w14:paraId="52CD36FC" w14:textId="382D2491" w:rsidR="00A80C0B" w:rsidRPr="00E629D2" w:rsidRDefault="00A80C0B" w:rsidP="00A80C0B">
      <w:p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Environmental Initiatives:</w:t>
      </w:r>
      <w:r w:rsidRPr="00E629D2">
        <w:rPr>
          <w:rFonts w:ascii="Times New Roman" w:eastAsia="Times New Roman" w:hAnsi="Times New Roman" w:cs="Times New Roman"/>
          <w:b w:val="0"/>
          <w:color w:val="0F0D29" w:themeColor="text1"/>
          <w:szCs w:val="28"/>
          <w:lang w:val="en-IN" w:eastAsia="en-IN"/>
        </w:rPr>
        <w:t xml:space="preserve"> Cognizant has committed to achieving net-zero greenhouse gas emissions by 2040. The company is investing in renewable energy sources and collaborating with suppliers to reduce environmental impact. In 2022, Cognizant set public, measurable goals for reducing greenhouse gas emissions, reflecting significant progress in its environmental strategy. ​ </w:t>
      </w:r>
    </w:p>
    <w:p w14:paraId="25C3328C" w14:textId="36E0AB37" w:rsidR="00A80C0B" w:rsidRPr="00E629D2" w:rsidRDefault="00A80C0B" w:rsidP="00A80C0B">
      <w:p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Social Responsibility:</w:t>
      </w:r>
      <w:r w:rsidRPr="00E629D2">
        <w:rPr>
          <w:rFonts w:ascii="Times New Roman" w:eastAsia="Times New Roman" w:hAnsi="Times New Roman" w:cs="Times New Roman"/>
          <w:b w:val="0"/>
          <w:color w:val="0F0D29" w:themeColor="text1"/>
          <w:szCs w:val="28"/>
          <w:lang w:val="en-IN" w:eastAsia="en-IN"/>
        </w:rPr>
        <w:t xml:space="preserve"> Cognizant focuses on workforce development and diversity. Since 2018, it has invested $70 million in philanthropic efforts supporting 77 organizations dedicated to workforce preparation. The Synapse skilling initiative, launched in 2023, aims to train one million individuals in generative AI and other advanced technologies by the end of 2026. Additionally, the Shakti program seeks to enhance women's representation and leadership within the company, resulting in women comprising over 41% of new hires and an increase in senior female leadership from 11.1% in 2022 to 19.4% globally. </w:t>
      </w:r>
    </w:p>
    <w:p w14:paraId="4C76E5E6" w14:textId="64151CF8" w:rsidR="00A80C0B" w:rsidRPr="00E629D2" w:rsidRDefault="00A80C0B" w:rsidP="00A80C0B">
      <w:pPr>
        <w:spacing w:before="100" w:beforeAutospacing="1" w:after="100" w:afterAutospacing="1" w:line="360" w:lineRule="auto"/>
        <w:jc w:val="both"/>
        <w:rPr>
          <w:rFonts w:ascii="Times New Roman" w:eastAsia="Times New Roman" w:hAnsi="Times New Roman" w:cs="Times New Roman"/>
          <w:b w:val="0"/>
          <w:color w:val="0F0D29" w:themeColor="text1"/>
          <w:szCs w:val="28"/>
          <w:lang w:val="en-IN" w:eastAsia="en-IN"/>
        </w:rPr>
      </w:pPr>
      <w:r w:rsidRPr="00E629D2">
        <w:rPr>
          <w:rFonts w:ascii="Times New Roman" w:eastAsia="Times New Roman" w:hAnsi="Times New Roman" w:cs="Times New Roman"/>
          <w:bCs/>
          <w:color w:val="0F0D29" w:themeColor="text1"/>
          <w:szCs w:val="28"/>
          <w:lang w:val="en-IN" w:eastAsia="en-IN"/>
        </w:rPr>
        <w:t>Governance Practices:</w:t>
      </w:r>
      <w:r w:rsidRPr="00E629D2">
        <w:rPr>
          <w:rFonts w:ascii="Times New Roman" w:eastAsia="Times New Roman" w:hAnsi="Times New Roman" w:cs="Times New Roman"/>
          <w:b w:val="0"/>
          <w:color w:val="0F0D29" w:themeColor="text1"/>
          <w:szCs w:val="28"/>
          <w:lang w:val="en-IN" w:eastAsia="en-IN"/>
        </w:rPr>
        <w:t xml:space="preserve"> Cognizant integrates ESG oversight and transparency into its governance framework, focusing on supply chain management, health and safety, ethics, data privacy, and security. The company has added environmental requirements to its Supplier Standards and launched a Supplier Diversity Program in the US. These measures underscore Cognizant's commitment to ethical operations and responsible corporate citizenship. </w:t>
      </w:r>
    </w:p>
    <w:p w14:paraId="085E7583" w14:textId="77777777" w:rsidR="00A80C0B" w:rsidRPr="00E629D2" w:rsidRDefault="00A80C0B" w:rsidP="00A80C0B">
      <w:pPr>
        <w:spacing w:before="100" w:beforeAutospacing="1" w:after="100" w:afterAutospacing="1" w:line="360" w:lineRule="auto"/>
        <w:jc w:val="both"/>
        <w:rPr>
          <w:rFonts w:ascii="Times New Roman" w:eastAsia="Times New Roman" w:hAnsi="Times New Roman" w:cs="Times New Roman"/>
          <w:b w:val="0"/>
          <w:color w:val="0F0D29" w:themeColor="text1"/>
          <w:sz w:val="24"/>
          <w:szCs w:val="24"/>
          <w:lang w:val="en-IN" w:eastAsia="en-IN"/>
        </w:rPr>
      </w:pPr>
      <w:r w:rsidRPr="00E629D2">
        <w:rPr>
          <w:rFonts w:ascii="Times New Roman" w:eastAsia="Times New Roman" w:hAnsi="Times New Roman" w:cs="Times New Roman"/>
          <w:b w:val="0"/>
          <w:color w:val="0F0D29" w:themeColor="text1"/>
          <w:szCs w:val="28"/>
          <w:lang w:val="en-IN" w:eastAsia="en-IN"/>
        </w:rPr>
        <w:t>Overall, Cognizant's ESG initiatives reflect a comprehensive strategy aimed at fostering environmental sustainability, social equity, and strong governance practices</w:t>
      </w:r>
      <w:r w:rsidRPr="00E629D2">
        <w:rPr>
          <w:rFonts w:ascii="Times New Roman" w:eastAsia="Times New Roman" w:hAnsi="Times New Roman" w:cs="Times New Roman"/>
          <w:b w:val="0"/>
          <w:color w:val="0F0D29" w:themeColor="text1"/>
          <w:sz w:val="24"/>
          <w:szCs w:val="24"/>
          <w:lang w:val="en-IN" w:eastAsia="en-IN"/>
        </w:rPr>
        <w:t>.​</w:t>
      </w:r>
    </w:p>
    <w:p w14:paraId="5C1F8B8E" w14:textId="58F769E0" w:rsidR="00657F9F" w:rsidRPr="00C76284" w:rsidRDefault="00A80C0B" w:rsidP="00A80C0B">
      <w:pPr>
        <w:spacing w:after="200"/>
        <w:rPr>
          <w:rFonts w:ascii="Times New Roman" w:eastAsiaTheme="majorEastAsia" w:hAnsi="Times New Roman" w:cs="Times New Roman"/>
          <w:bCs/>
          <w:color w:val="0F0D29" w:themeColor="text1"/>
          <w:sz w:val="32"/>
          <w:u w:val="single"/>
        </w:rPr>
      </w:pPr>
      <w:r w:rsidRPr="00E629D2">
        <w:rPr>
          <w:rFonts w:ascii="Times New Roman" w:hAnsi="Times New Roman" w:cs="Times New Roman"/>
          <w:b w:val="0"/>
          <w:bCs/>
          <w:color w:val="0F0D29" w:themeColor="text1"/>
          <w:sz w:val="32"/>
        </w:rPr>
        <w:br w:type="page"/>
      </w:r>
      <w:r w:rsidR="008E0D69" w:rsidRPr="00C76284">
        <w:rPr>
          <w:rFonts w:ascii="Times New Roman" w:hAnsi="Times New Roman" w:cs="Times New Roman"/>
          <w:bCs/>
          <w:color w:val="0F0D29" w:themeColor="text1"/>
          <w:sz w:val="32"/>
          <w:u w:val="single"/>
        </w:rPr>
        <w:lastRenderedPageBreak/>
        <w:t>P</w:t>
      </w:r>
      <w:r w:rsidR="00893388" w:rsidRPr="00C76284">
        <w:rPr>
          <w:rFonts w:ascii="Times New Roman" w:hAnsi="Times New Roman" w:cs="Times New Roman"/>
          <w:bCs/>
          <w:color w:val="0F0D29" w:themeColor="text1"/>
          <w:sz w:val="32"/>
          <w:u w:val="single"/>
        </w:rPr>
        <w:t>o</w:t>
      </w:r>
      <w:r w:rsidR="008E0D69" w:rsidRPr="00C76284">
        <w:rPr>
          <w:rFonts w:ascii="Times New Roman" w:hAnsi="Times New Roman" w:cs="Times New Roman"/>
          <w:bCs/>
          <w:color w:val="0F0D29" w:themeColor="text1"/>
          <w:sz w:val="32"/>
          <w:u w:val="single"/>
        </w:rPr>
        <w:t>rter’s Five Forces Analysis for Cognizant with Market Comparison</w:t>
      </w:r>
    </w:p>
    <w:tbl>
      <w:tblPr>
        <w:tblStyle w:val="TableGrid"/>
        <w:tblW w:w="0" w:type="auto"/>
        <w:tblLook w:val="04A0" w:firstRow="1" w:lastRow="0" w:firstColumn="1" w:lastColumn="0" w:noHBand="0" w:noVBand="1"/>
      </w:tblPr>
      <w:tblGrid>
        <w:gridCol w:w="3308"/>
        <w:gridCol w:w="3309"/>
        <w:gridCol w:w="3309"/>
      </w:tblGrid>
      <w:tr w:rsidR="00E629D2" w:rsidRPr="00E629D2" w14:paraId="4C34501F" w14:textId="77777777" w:rsidTr="008E0D69">
        <w:tc>
          <w:tcPr>
            <w:tcW w:w="3308" w:type="dxa"/>
          </w:tcPr>
          <w:p w14:paraId="669285DC" w14:textId="236A75F7" w:rsidR="008E0D69" w:rsidRPr="00E629D2" w:rsidRDefault="008E0D69" w:rsidP="008E0D69">
            <w:pPr>
              <w:pStyle w:val="Heading2"/>
              <w:outlineLvl w:val="1"/>
              <w:rPr>
                <w:rFonts w:ascii="Times New Roman" w:hAnsi="Times New Roman" w:cs="Times New Roman"/>
                <w:b/>
                <w:bCs/>
                <w:color w:val="0F0D29" w:themeColor="text1"/>
              </w:rPr>
            </w:pPr>
            <w:r w:rsidRPr="00E629D2">
              <w:rPr>
                <w:rFonts w:ascii="Times New Roman" w:hAnsi="Times New Roman" w:cs="Times New Roman"/>
                <w:b/>
                <w:bCs/>
                <w:color w:val="0F0D29" w:themeColor="text1"/>
              </w:rPr>
              <w:t>Force</w:t>
            </w:r>
          </w:p>
        </w:tc>
        <w:tc>
          <w:tcPr>
            <w:tcW w:w="3309" w:type="dxa"/>
          </w:tcPr>
          <w:p w14:paraId="1E2628D5" w14:textId="19826010" w:rsidR="008E0D69" w:rsidRPr="00E629D2" w:rsidRDefault="008E0D69" w:rsidP="008E0D69">
            <w:pPr>
              <w:pStyle w:val="Heading2"/>
              <w:outlineLvl w:val="1"/>
              <w:rPr>
                <w:rFonts w:ascii="Times New Roman" w:hAnsi="Times New Roman" w:cs="Times New Roman"/>
                <w:b/>
                <w:bCs/>
                <w:color w:val="0F0D29" w:themeColor="text1"/>
              </w:rPr>
            </w:pPr>
            <w:r w:rsidRPr="00E629D2">
              <w:rPr>
                <w:rFonts w:ascii="Times New Roman" w:hAnsi="Times New Roman" w:cs="Times New Roman"/>
                <w:b/>
                <w:bCs/>
                <w:color w:val="0F0D29" w:themeColor="text1"/>
              </w:rPr>
              <w:t>Cognizant Analysis</w:t>
            </w:r>
          </w:p>
        </w:tc>
        <w:tc>
          <w:tcPr>
            <w:tcW w:w="3309" w:type="dxa"/>
          </w:tcPr>
          <w:p w14:paraId="38F93A09" w14:textId="3964348F" w:rsidR="008E0D69" w:rsidRPr="00E629D2" w:rsidRDefault="008E0D69" w:rsidP="008E0D69">
            <w:pPr>
              <w:pStyle w:val="Heading2"/>
              <w:outlineLvl w:val="1"/>
              <w:rPr>
                <w:rFonts w:ascii="Times New Roman" w:hAnsi="Times New Roman" w:cs="Times New Roman"/>
                <w:b/>
                <w:bCs/>
                <w:color w:val="0F0D29" w:themeColor="text1"/>
              </w:rPr>
            </w:pPr>
            <w:r w:rsidRPr="00E629D2">
              <w:rPr>
                <w:rFonts w:ascii="Times New Roman" w:hAnsi="Times New Roman" w:cs="Times New Roman"/>
                <w:b/>
                <w:bCs/>
                <w:color w:val="0F0D29" w:themeColor="text1"/>
              </w:rPr>
              <w:t>Market Comparison</w:t>
            </w:r>
          </w:p>
        </w:tc>
      </w:tr>
      <w:tr w:rsidR="00E629D2" w:rsidRPr="00E629D2" w14:paraId="7EAAA9CC" w14:textId="77777777" w:rsidTr="008E0D69">
        <w:tc>
          <w:tcPr>
            <w:tcW w:w="3308" w:type="dxa"/>
          </w:tcPr>
          <w:p w14:paraId="0DF2A1D6" w14:textId="4C33D90A"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8"/>
                <w:szCs w:val="28"/>
              </w:rPr>
              <w:t>Threat of New Entrants</w:t>
            </w:r>
          </w:p>
        </w:tc>
        <w:tc>
          <w:tcPr>
            <w:tcW w:w="3309" w:type="dxa"/>
          </w:tcPr>
          <w:p w14:paraId="303749C9" w14:textId="3E3B6B22"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color w:val="0F0D29" w:themeColor="text1"/>
                <w:sz w:val="24"/>
                <w:szCs w:val="24"/>
              </w:rPr>
              <w:t>Low</w:t>
            </w:r>
            <w:r w:rsidRPr="00E629D2">
              <w:rPr>
                <w:rFonts w:ascii="Times New Roman" w:hAnsi="Times New Roman" w:cs="Times New Roman"/>
                <w:color w:val="0F0D29" w:themeColor="text1"/>
                <w:sz w:val="24"/>
                <w:szCs w:val="24"/>
              </w:rPr>
              <w:t xml:space="preserve"> – High entry barriers due to brand reputation, client relationships, and economies of scale. However, niche players (e.g., EPAM, Globant) can enter with specialized services.</w:t>
            </w:r>
          </w:p>
        </w:tc>
        <w:tc>
          <w:tcPr>
            <w:tcW w:w="3309" w:type="dxa"/>
          </w:tcPr>
          <w:p w14:paraId="541682F4" w14:textId="420D2AB2" w:rsidR="008E0D69" w:rsidRPr="00E629D2" w:rsidRDefault="008E0D69" w:rsidP="008E0D69">
            <w:pPr>
              <w:pStyle w:val="Heading2"/>
              <w:outlineLvl w:val="1"/>
              <w:rPr>
                <w:rFonts w:ascii="Times New Roman" w:hAnsi="Times New Roman" w:cs="Times New Roman"/>
                <w:b/>
                <w:bCs/>
                <w:color w:val="0F0D29" w:themeColor="text1"/>
                <w:sz w:val="24"/>
                <w:szCs w:val="24"/>
              </w:rPr>
            </w:pPr>
            <w:r w:rsidRPr="00E629D2">
              <w:rPr>
                <w:rStyle w:val="Strong"/>
                <w:rFonts w:ascii="Times New Roman" w:hAnsi="Times New Roman" w:cs="Times New Roman"/>
                <w:b w:val="0"/>
                <w:bCs w:val="0"/>
                <w:color w:val="0F0D29" w:themeColor="text1"/>
                <w:sz w:val="24"/>
                <w:szCs w:val="24"/>
              </w:rPr>
              <w:t>Accenture, TCS, and Infosys</w:t>
            </w:r>
            <w:r w:rsidRPr="00E629D2">
              <w:rPr>
                <w:rFonts w:ascii="Times New Roman" w:hAnsi="Times New Roman" w:cs="Times New Roman"/>
                <w:color w:val="0F0D29" w:themeColor="text1"/>
                <w:sz w:val="24"/>
                <w:szCs w:val="24"/>
              </w:rPr>
              <w:t xml:space="preserve"> face similar barriers but also benefit from even stronger brand recognition and client stickiness, making entry even tougher</w:t>
            </w:r>
            <w:r w:rsidRPr="00E629D2">
              <w:rPr>
                <w:rFonts w:ascii="Times New Roman" w:hAnsi="Times New Roman" w:cs="Times New Roman"/>
                <w:b/>
                <w:bCs/>
                <w:color w:val="0F0D29" w:themeColor="text1"/>
                <w:sz w:val="24"/>
                <w:szCs w:val="24"/>
              </w:rPr>
              <w:t>.</w:t>
            </w:r>
          </w:p>
        </w:tc>
      </w:tr>
      <w:tr w:rsidR="00E629D2" w:rsidRPr="00E629D2" w14:paraId="4B971926" w14:textId="77777777" w:rsidTr="008E0D69">
        <w:tc>
          <w:tcPr>
            <w:tcW w:w="3308" w:type="dxa"/>
          </w:tcPr>
          <w:p w14:paraId="7440EB2C" w14:textId="2E0F350A"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8"/>
                <w:szCs w:val="28"/>
              </w:rPr>
              <w:t>Bargaining Power of Suppliers</w:t>
            </w:r>
          </w:p>
        </w:tc>
        <w:tc>
          <w:tcPr>
            <w:tcW w:w="3309" w:type="dxa"/>
          </w:tcPr>
          <w:p w14:paraId="798ADEC2" w14:textId="107DE4C7"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color w:val="0F0D29" w:themeColor="text1"/>
                <w:sz w:val="24"/>
                <w:szCs w:val="24"/>
              </w:rPr>
              <w:t>Moderate</w:t>
            </w:r>
            <w:r w:rsidRPr="00E629D2">
              <w:rPr>
                <w:rFonts w:ascii="Times New Roman" w:hAnsi="Times New Roman" w:cs="Times New Roman"/>
                <w:color w:val="0F0D29" w:themeColor="text1"/>
                <w:sz w:val="24"/>
                <w:szCs w:val="24"/>
              </w:rPr>
              <w:t xml:space="preserve"> – IT professionals are the key suppliers. High attrition in the industry gives employees leverage, but Cognizant’s global presence diversifies labor risks.</w:t>
            </w:r>
          </w:p>
        </w:tc>
        <w:tc>
          <w:tcPr>
            <w:tcW w:w="3309" w:type="dxa"/>
          </w:tcPr>
          <w:p w14:paraId="5F90A858" w14:textId="4A8B02F2"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b w:val="0"/>
                <w:bCs w:val="0"/>
                <w:color w:val="0F0D29" w:themeColor="text1"/>
                <w:sz w:val="24"/>
                <w:szCs w:val="24"/>
              </w:rPr>
              <w:t>TCS and Infosys</w:t>
            </w:r>
            <w:r w:rsidRPr="00E629D2">
              <w:rPr>
                <w:rFonts w:ascii="Times New Roman" w:hAnsi="Times New Roman" w:cs="Times New Roman"/>
                <w:color w:val="0F0D29" w:themeColor="text1"/>
                <w:sz w:val="24"/>
                <w:szCs w:val="24"/>
              </w:rPr>
              <w:t xml:space="preserve"> have lower attrition due to strong internal training programs, reducing supplier power. </w:t>
            </w:r>
            <w:r w:rsidRPr="00E629D2">
              <w:rPr>
                <w:rStyle w:val="Strong"/>
                <w:rFonts w:ascii="Times New Roman" w:hAnsi="Times New Roman" w:cs="Times New Roman"/>
                <w:b w:val="0"/>
                <w:bCs w:val="0"/>
                <w:color w:val="0F0D29" w:themeColor="text1"/>
                <w:sz w:val="24"/>
                <w:szCs w:val="24"/>
              </w:rPr>
              <w:t>Accenture</w:t>
            </w:r>
            <w:r w:rsidRPr="00E629D2">
              <w:rPr>
                <w:rFonts w:ascii="Times New Roman" w:hAnsi="Times New Roman" w:cs="Times New Roman"/>
                <w:color w:val="0F0D29" w:themeColor="text1"/>
                <w:sz w:val="24"/>
                <w:szCs w:val="24"/>
              </w:rPr>
              <w:t xml:space="preserve"> faces similar labor costs but has strong employer branding.</w:t>
            </w:r>
          </w:p>
        </w:tc>
      </w:tr>
      <w:tr w:rsidR="00E629D2" w:rsidRPr="00E629D2" w14:paraId="31C973BA" w14:textId="77777777" w:rsidTr="008E0D69">
        <w:tc>
          <w:tcPr>
            <w:tcW w:w="3308" w:type="dxa"/>
          </w:tcPr>
          <w:p w14:paraId="7EACB732" w14:textId="6828F0A5"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8"/>
                <w:szCs w:val="28"/>
              </w:rPr>
              <w:t>Bargaining Power of Buyers</w:t>
            </w:r>
          </w:p>
        </w:tc>
        <w:tc>
          <w:tcPr>
            <w:tcW w:w="3309" w:type="dxa"/>
          </w:tcPr>
          <w:p w14:paraId="42FCE4B0" w14:textId="696D1B26"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color w:val="0F0D29" w:themeColor="text1"/>
                <w:sz w:val="24"/>
                <w:szCs w:val="24"/>
              </w:rPr>
              <w:t>High</w:t>
            </w:r>
            <w:r w:rsidRPr="00E629D2">
              <w:rPr>
                <w:rFonts w:ascii="Times New Roman" w:hAnsi="Times New Roman" w:cs="Times New Roman"/>
                <w:color w:val="0F0D29" w:themeColor="text1"/>
                <w:sz w:val="24"/>
                <w:szCs w:val="24"/>
              </w:rPr>
              <w:t xml:space="preserve"> – Large enterprises have multiple IT vendors to choose from, creating pricing pressure. Clients demand cost-effective, high-quality solutions.</w:t>
            </w:r>
          </w:p>
        </w:tc>
        <w:tc>
          <w:tcPr>
            <w:tcW w:w="3309" w:type="dxa"/>
          </w:tcPr>
          <w:p w14:paraId="7ADE0096" w14:textId="782A7106"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b w:val="0"/>
                <w:bCs w:val="0"/>
                <w:color w:val="0F0D29" w:themeColor="text1"/>
                <w:sz w:val="24"/>
                <w:szCs w:val="24"/>
              </w:rPr>
              <w:t>TCS and Infosys</w:t>
            </w:r>
            <w:r w:rsidRPr="00E629D2">
              <w:rPr>
                <w:rFonts w:ascii="Times New Roman" w:hAnsi="Times New Roman" w:cs="Times New Roman"/>
                <w:color w:val="0F0D29" w:themeColor="text1"/>
                <w:sz w:val="24"/>
                <w:szCs w:val="24"/>
              </w:rPr>
              <w:t xml:space="preserve"> compete on cost efficiency, while </w:t>
            </w:r>
            <w:r w:rsidRPr="00E629D2">
              <w:rPr>
                <w:rStyle w:val="Strong"/>
                <w:rFonts w:ascii="Times New Roman" w:hAnsi="Times New Roman" w:cs="Times New Roman"/>
                <w:b w:val="0"/>
                <w:bCs w:val="0"/>
                <w:color w:val="0F0D29" w:themeColor="text1"/>
                <w:sz w:val="24"/>
                <w:szCs w:val="24"/>
              </w:rPr>
              <w:t>Accenture</w:t>
            </w:r>
            <w:r w:rsidRPr="00E629D2">
              <w:rPr>
                <w:rFonts w:ascii="Times New Roman" w:hAnsi="Times New Roman" w:cs="Times New Roman"/>
                <w:color w:val="0F0D29" w:themeColor="text1"/>
                <w:sz w:val="24"/>
                <w:szCs w:val="24"/>
              </w:rPr>
              <w:t xml:space="preserve"> competes on premium consulting services, reducing direct price competition.</w:t>
            </w:r>
          </w:p>
        </w:tc>
      </w:tr>
      <w:tr w:rsidR="00E629D2" w:rsidRPr="00E629D2" w14:paraId="53997B1B" w14:textId="77777777" w:rsidTr="003C4F15">
        <w:trPr>
          <w:trHeight w:val="2325"/>
        </w:trPr>
        <w:tc>
          <w:tcPr>
            <w:tcW w:w="3308" w:type="dxa"/>
          </w:tcPr>
          <w:p w14:paraId="18697C84" w14:textId="605E64C2"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8"/>
                <w:szCs w:val="28"/>
              </w:rPr>
              <w:t>Threat of Substitutes</w:t>
            </w:r>
          </w:p>
        </w:tc>
        <w:tc>
          <w:tcPr>
            <w:tcW w:w="3309" w:type="dxa"/>
          </w:tcPr>
          <w:p w14:paraId="21DA948B" w14:textId="58CFD339"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color w:val="0F0D29" w:themeColor="text1"/>
                <w:sz w:val="24"/>
                <w:szCs w:val="24"/>
              </w:rPr>
              <w:t>Moderate</w:t>
            </w:r>
            <w:r w:rsidRPr="00E629D2">
              <w:rPr>
                <w:rFonts w:ascii="Times New Roman" w:hAnsi="Times New Roman" w:cs="Times New Roman"/>
                <w:color w:val="0F0D29" w:themeColor="text1"/>
                <w:sz w:val="24"/>
                <w:szCs w:val="24"/>
              </w:rPr>
              <w:t xml:space="preserve"> – Automation, AI, and in-house IT teams can replace outsourced services. However, Cognizant’s expertise in digital transformation mitigates this risk</w:t>
            </w:r>
          </w:p>
        </w:tc>
        <w:tc>
          <w:tcPr>
            <w:tcW w:w="3309" w:type="dxa"/>
          </w:tcPr>
          <w:p w14:paraId="59816200" w14:textId="0C595878"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b w:val="0"/>
                <w:bCs w:val="0"/>
                <w:color w:val="0F0D29" w:themeColor="text1"/>
                <w:sz w:val="24"/>
                <w:szCs w:val="24"/>
              </w:rPr>
              <w:t>Accenture’s AI-driven automation tools</w:t>
            </w:r>
            <w:r w:rsidRPr="00E629D2">
              <w:rPr>
                <w:rFonts w:ascii="Times New Roman" w:hAnsi="Times New Roman" w:cs="Times New Roman"/>
                <w:b/>
                <w:bCs/>
                <w:color w:val="0F0D29" w:themeColor="text1"/>
                <w:sz w:val="24"/>
                <w:szCs w:val="24"/>
              </w:rPr>
              <w:t xml:space="preserve"> </w:t>
            </w:r>
            <w:r w:rsidRPr="00E629D2">
              <w:rPr>
                <w:rFonts w:ascii="Times New Roman" w:hAnsi="Times New Roman" w:cs="Times New Roman"/>
                <w:color w:val="0F0D29" w:themeColor="text1"/>
                <w:sz w:val="24"/>
                <w:szCs w:val="24"/>
              </w:rPr>
              <w:t xml:space="preserve">and </w:t>
            </w:r>
            <w:r w:rsidRPr="00E629D2">
              <w:rPr>
                <w:rStyle w:val="Strong"/>
                <w:rFonts w:ascii="Times New Roman" w:hAnsi="Times New Roman" w:cs="Times New Roman"/>
                <w:b w:val="0"/>
                <w:bCs w:val="0"/>
                <w:color w:val="0F0D29" w:themeColor="text1"/>
                <w:sz w:val="24"/>
                <w:szCs w:val="24"/>
              </w:rPr>
              <w:t>TCS’s platform</w:t>
            </w:r>
            <w:r w:rsidRPr="00E629D2">
              <w:rPr>
                <w:rFonts w:ascii="Times New Roman" w:hAnsi="Times New Roman" w:cs="Times New Roman"/>
                <w:color w:val="0F0D29" w:themeColor="text1"/>
                <w:sz w:val="24"/>
                <w:szCs w:val="24"/>
              </w:rPr>
              <w:t xml:space="preserve"> are strong substitutes, increasing competition. </w:t>
            </w:r>
            <w:r w:rsidRPr="00E629D2">
              <w:rPr>
                <w:rStyle w:val="Strong"/>
                <w:rFonts w:ascii="Times New Roman" w:hAnsi="Times New Roman" w:cs="Times New Roman"/>
                <w:b w:val="0"/>
                <w:bCs w:val="0"/>
                <w:color w:val="0F0D29" w:themeColor="text1"/>
                <w:sz w:val="24"/>
                <w:szCs w:val="24"/>
              </w:rPr>
              <w:t>Infosys also invests heavily in AI-driven IT solutions.</w:t>
            </w:r>
          </w:p>
        </w:tc>
      </w:tr>
      <w:tr w:rsidR="008E0D69" w:rsidRPr="00E629D2" w14:paraId="2F88FD05" w14:textId="77777777" w:rsidTr="003C4F15">
        <w:trPr>
          <w:trHeight w:val="2840"/>
        </w:trPr>
        <w:tc>
          <w:tcPr>
            <w:tcW w:w="3308" w:type="dxa"/>
          </w:tcPr>
          <w:p w14:paraId="4214A43C" w14:textId="14E246C9"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8"/>
                <w:szCs w:val="28"/>
              </w:rPr>
              <w:t>Industry Rivalry</w:t>
            </w:r>
          </w:p>
        </w:tc>
        <w:tc>
          <w:tcPr>
            <w:tcW w:w="3309" w:type="dxa"/>
          </w:tcPr>
          <w:p w14:paraId="2CED5B14" w14:textId="73F0B068"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Style w:val="Strong"/>
                <w:rFonts w:ascii="Times New Roman" w:hAnsi="Times New Roman" w:cs="Times New Roman"/>
                <w:color w:val="0F0D29" w:themeColor="text1"/>
                <w:sz w:val="24"/>
                <w:szCs w:val="24"/>
              </w:rPr>
              <w:t>High</w:t>
            </w:r>
            <w:r w:rsidRPr="00E629D2">
              <w:rPr>
                <w:rFonts w:ascii="Times New Roman" w:hAnsi="Times New Roman" w:cs="Times New Roman"/>
                <w:color w:val="0F0D29" w:themeColor="text1"/>
                <w:sz w:val="24"/>
                <w:szCs w:val="24"/>
              </w:rPr>
              <w:t xml:space="preserve"> – Strong competition from Accenture, TCS, Infosys, Wipro, and Capgemini creates price and innovation pressure.</w:t>
            </w:r>
          </w:p>
        </w:tc>
        <w:tc>
          <w:tcPr>
            <w:tcW w:w="3309" w:type="dxa"/>
          </w:tcPr>
          <w:p w14:paraId="28CBDA78" w14:textId="3A5FE4D0" w:rsidR="008E0D69" w:rsidRPr="00E629D2" w:rsidRDefault="008E0D69" w:rsidP="008E0D69">
            <w:pPr>
              <w:pStyle w:val="Heading2"/>
              <w:outlineLvl w:val="1"/>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Accenture leads in high-end consulting, TCS in cost-effective IT solutions, Infosys in automation, and Wipro in cloud services. Cognizant needs to differentiate through domain expertise and digital transformation.</w:t>
            </w:r>
          </w:p>
        </w:tc>
      </w:tr>
    </w:tbl>
    <w:p w14:paraId="218649C0" w14:textId="2F784495" w:rsidR="003C4F15" w:rsidRPr="00E629D2" w:rsidRDefault="003C4F15" w:rsidP="00DF027C">
      <w:pPr>
        <w:rPr>
          <w:rFonts w:ascii="Times New Roman" w:hAnsi="Times New Roman" w:cs="Times New Roman"/>
          <w:color w:val="0F0D29" w:themeColor="text1"/>
        </w:rPr>
      </w:pPr>
    </w:p>
    <w:p w14:paraId="33EBE02C" w14:textId="77777777" w:rsidR="003C4F15" w:rsidRPr="00E629D2" w:rsidRDefault="003C4F15" w:rsidP="00DF027C">
      <w:pPr>
        <w:rPr>
          <w:rFonts w:ascii="Times New Roman" w:hAnsi="Times New Roman" w:cs="Times New Roman"/>
          <w:color w:val="0F0D29" w:themeColor="text1"/>
        </w:rPr>
      </w:pPr>
    </w:p>
    <w:p w14:paraId="619E7209" w14:textId="1262C64E" w:rsidR="00657F9F" w:rsidRPr="00E629D2" w:rsidRDefault="00FD0045" w:rsidP="00FD0045">
      <w:pPr>
        <w:pStyle w:val="Heading2"/>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BCG Matrix</w:t>
      </w:r>
      <w:r w:rsidR="00F159DC" w:rsidRPr="00E629D2">
        <w:rPr>
          <w:rFonts w:ascii="Times New Roman" w:hAnsi="Times New Roman" w:cs="Times New Roman"/>
          <w:color w:val="0F0D29" w:themeColor="text1"/>
        </w:rPr>
        <w:t xml:space="preserve">   </w:t>
      </w:r>
    </w:p>
    <w:tbl>
      <w:tblPr>
        <w:tblStyle w:val="TableGrid"/>
        <w:tblW w:w="0" w:type="auto"/>
        <w:tblLook w:val="04A0" w:firstRow="1" w:lastRow="0" w:firstColumn="1" w:lastColumn="0" w:noHBand="0" w:noVBand="1"/>
      </w:tblPr>
      <w:tblGrid>
        <w:gridCol w:w="1555"/>
        <w:gridCol w:w="3118"/>
        <w:gridCol w:w="5253"/>
      </w:tblGrid>
      <w:tr w:rsidR="00E629D2" w:rsidRPr="00E629D2" w14:paraId="72208A0E" w14:textId="77777777" w:rsidTr="00F24846">
        <w:tc>
          <w:tcPr>
            <w:tcW w:w="1555" w:type="dxa"/>
          </w:tcPr>
          <w:p w14:paraId="31834E48" w14:textId="709B2057" w:rsidR="00FD0045" w:rsidRPr="00E629D2" w:rsidRDefault="00FD0045" w:rsidP="00DF027C">
            <w:pPr>
              <w:rPr>
                <w:rFonts w:ascii="Times New Roman" w:hAnsi="Times New Roman" w:cs="Times New Roman"/>
                <w:color w:val="0F0D29" w:themeColor="text1"/>
                <w:sz w:val="26"/>
                <w:szCs w:val="26"/>
              </w:rPr>
            </w:pPr>
            <w:r w:rsidRPr="00E629D2">
              <w:rPr>
                <w:rFonts w:ascii="Times New Roman" w:hAnsi="Times New Roman" w:cs="Times New Roman"/>
                <w:color w:val="0F0D29" w:themeColor="text1"/>
                <w:sz w:val="26"/>
                <w:szCs w:val="26"/>
              </w:rPr>
              <w:t>Category</w:t>
            </w:r>
          </w:p>
        </w:tc>
        <w:tc>
          <w:tcPr>
            <w:tcW w:w="3118" w:type="dxa"/>
          </w:tcPr>
          <w:p w14:paraId="155EDC8D" w14:textId="0D68D108" w:rsidR="00FD0045" w:rsidRPr="00E629D2" w:rsidRDefault="00FD0045" w:rsidP="00DF027C">
            <w:pPr>
              <w:rPr>
                <w:rFonts w:ascii="Times New Roman" w:hAnsi="Times New Roman" w:cs="Times New Roman"/>
                <w:color w:val="0F0D29" w:themeColor="text1"/>
                <w:sz w:val="26"/>
                <w:szCs w:val="26"/>
              </w:rPr>
            </w:pPr>
            <w:r w:rsidRPr="00E629D2">
              <w:rPr>
                <w:rFonts w:ascii="Times New Roman" w:hAnsi="Times New Roman" w:cs="Times New Roman"/>
                <w:color w:val="0F0D29" w:themeColor="text1"/>
                <w:sz w:val="26"/>
                <w:szCs w:val="26"/>
              </w:rPr>
              <w:t>Business Segment</w:t>
            </w:r>
          </w:p>
        </w:tc>
        <w:tc>
          <w:tcPr>
            <w:tcW w:w="5253" w:type="dxa"/>
          </w:tcPr>
          <w:p w14:paraId="733FD021" w14:textId="5416E636" w:rsidR="00FD0045" w:rsidRPr="00E629D2" w:rsidRDefault="00FD0045" w:rsidP="00DF027C">
            <w:pPr>
              <w:rPr>
                <w:rFonts w:ascii="Times New Roman" w:hAnsi="Times New Roman" w:cs="Times New Roman"/>
                <w:color w:val="0F0D29" w:themeColor="text1"/>
                <w:sz w:val="26"/>
                <w:szCs w:val="26"/>
              </w:rPr>
            </w:pPr>
            <w:r w:rsidRPr="00E629D2">
              <w:rPr>
                <w:rFonts w:ascii="Times New Roman" w:hAnsi="Times New Roman" w:cs="Times New Roman"/>
                <w:color w:val="0F0D29" w:themeColor="text1"/>
                <w:sz w:val="26"/>
                <w:szCs w:val="26"/>
              </w:rPr>
              <w:t>Analysis</w:t>
            </w:r>
          </w:p>
        </w:tc>
      </w:tr>
      <w:tr w:rsidR="00E629D2" w:rsidRPr="00E629D2" w14:paraId="7E1F0F55" w14:textId="77777777" w:rsidTr="00F24846">
        <w:tc>
          <w:tcPr>
            <w:tcW w:w="1555" w:type="dxa"/>
          </w:tcPr>
          <w:p w14:paraId="655D35E4" w14:textId="4A4285EE" w:rsidR="00FD0045" w:rsidRPr="00E629D2" w:rsidRDefault="00FD0045" w:rsidP="00DF027C">
            <w:pPr>
              <w:rPr>
                <w:rFonts w:ascii="Times New Roman" w:hAnsi="Times New Roman" w:cs="Times New Roman"/>
                <w:b w:val="0"/>
                <w:bCs/>
                <w:color w:val="0F0D29" w:themeColor="text1"/>
                <w:szCs w:val="28"/>
              </w:rPr>
            </w:pPr>
            <w:r w:rsidRPr="00E629D2">
              <w:rPr>
                <w:rStyle w:val="Strong"/>
                <w:rFonts w:ascii="Times New Roman" w:hAnsi="Times New Roman" w:cs="Times New Roman"/>
                <w:b/>
                <w:bCs w:val="0"/>
                <w:color w:val="0F0D29" w:themeColor="text1"/>
                <w:szCs w:val="28"/>
              </w:rPr>
              <w:t>Stars</w:t>
            </w:r>
            <w:r w:rsidRPr="00E629D2">
              <w:rPr>
                <w:rFonts w:ascii="Times New Roman" w:hAnsi="Times New Roman" w:cs="Times New Roman"/>
                <w:b w:val="0"/>
                <w:bCs/>
                <w:color w:val="0F0D29" w:themeColor="text1"/>
                <w:szCs w:val="28"/>
              </w:rPr>
              <w:t xml:space="preserve"> </w:t>
            </w:r>
            <w:r w:rsidRPr="00E629D2">
              <w:rPr>
                <w:rFonts w:ascii="Segoe UI Emoji" w:hAnsi="Segoe UI Emoji" w:cs="Segoe UI Emoji"/>
                <w:b w:val="0"/>
                <w:bCs/>
                <w:color w:val="0F0D29" w:themeColor="text1"/>
                <w:szCs w:val="28"/>
              </w:rPr>
              <w:t>⭐</w:t>
            </w:r>
          </w:p>
        </w:tc>
        <w:tc>
          <w:tcPr>
            <w:tcW w:w="3118" w:type="dxa"/>
          </w:tcPr>
          <w:p w14:paraId="43E960F1" w14:textId="7C1D5BA0" w:rsidR="00FD0045" w:rsidRPr="00E629D2" w:rsidRDefault="00FD0045"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Digital Services (AI, Cloud, IoT, Cybersecurity, Data Analytics)</w:t>
            </w:r>
          </w:p>
        </w:tc>
        <w:tc>
          <w:tcPr>
            <w:tcW w:w="5253" w:type="dxa"/>
          </w:tcPr>
          <w:p w14:paraId="6B38D3B7" w14:textId="7A6DD059" w:rsidR="00FD0045" w:rsidRPr="00E629D2" w:rsidRDefault="00FD0045"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High growth and high market share. Digital transformation is a key revenue driver for Cognizant, competing with Accenture and TCS in AI, cloud, and analytics. Investments in these areas are crucial for future growth.</w:t>
            </w:r>
          </w:p>
        </w:tc>
      </w:tr>
      <w:tr w:rsidR="00E629D2" w:rsidRPr="00E629D2" w14:paraId="3F20B843" w14:textId="77777777" w:rsidTr="00F24846">
        <w:tc>
          <w:tcPr>
            <w:tcW w:w="1555" w:type="dxa"/>
          </w:tcPr>
          <w:p w14:paraId="089C39D3" w14:textId="3FDB2F03" w:rsidR="00FD0045" w:rsidRPr="00E629D2" w:rsidRDefault="00FD0045" w:rsidP="00DF027C">
            <w:pPr>
              <w:rPr>
                <w:rFonts w:ascii="Times New Roman" w:hAnsi="Times New Roman" w:cs="Times New Roman"/>
                <w:b w:val="0"/>
                <w:bCs/>
                <w:color w:val="0F0D29" w:themeColor="text1"/>
                <w:szCs w:val="28"/>
              </w:rPr>
            </w:pPr>
            <w:r w:rsidRPr="00E629D2">
              <w:rPr>
                <w:rStyle w:val="Strong"/>
                <w:rFonts w:ascii="Times New Roman" w:hAnsi="Times New Roman" w:cs="Times New Roman"/>
                <w:b/>
                <w:bCs w:val="0"/>
                <w:color w:val="0F0D29" w:themeColor="text1"/>
                <w:szCs w:val="28"/>
              </w:rPr>
              <w:t>Cash Cows</w:t>
            </w:r>
            <w:r w:rsidRPr="00E629D2">
              <w:rPr>
                <w:rFonts w:ascii="Times New Roman" w:hAnsi="Times New Roman" w:cs="Times New Roman"/>
                <w:b w:val="0"/>
                <w:bCs/>
                <w:color w:val="0F0D29" w:themeColor="text1"/>
                <w:szCs w:val="28"/>
              </w:rPr>
              <w:t xml:space="preserve"> </w:t>
            </w:r>
            <w:r w:rsidRPr="00E629D2">
              <w:rPr>
                <w:rFonts w:ascii="Segoe UI Emoji" w:hAnsi="Segoe UI Emoji" w:cs="Segoe UI Emoji"/>
                <w:b w:val="0"/>
                <w:bCs/>
                <w:color w:val="0F0D29" w:themeColor="text1"/>
                <w:szCs w:val="28"/>
              </w:rPr>
              <w:t>💰</w:t>
            </w:r>
          </w:p>
        </w:tc>
        <w:tc>
          <w:tcPr>
            <w:tcW w:w="3118" w:type="dxa"/>
          </w:tcPr>
          <w:p w14:paraId="6C631690" w14:textId="3A742DCD" w:rsidR="00FD0045" w:rsidRPr="00E629D2" w:rsidRDefault="00FD0045"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Financial Services &amp; Healthcare IT Solutions</w:t>
            </w:r>
          </w:p>
        </w:tc>
        <w:tc>
          <w:tcPr>
            <w:tcW w:w="5253" w:type="dxa"/>
          </w:tcPr>
          <w:p w14:paraId="30657405" w14:textId="4B89D723" w:rsidR="00FD0045" w:rsidRPr="00E629D2" w:rsidRDefault="00FD0045"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High market share but slow growth. These are Cognizant’s largest revenue segments, generating stable cash flow. Despite slow industry growth, demand for IT services in BFSI and healthcare remains strong.</w:t>
            </w:r>
          </w:p>
        </w:tc>
      </w:tr>
      <w:tr w:rsidR="00E629D2" w:rsidRPr="00E629D2" w14:paraId="42212A49" w14:textId="77777777" w:rsidTr="00F24846">
        <w:tc>
          <w:tcPr>
            <w:tcW w:w="1555" w:type="dxa"/>
          </w:tcPr>
          <w:p w14:paraId="6549B103" w14:textId="12A8A965" w:rsidR="00FD0045" w:rsidRPr="00E629D2" w:rsidRDefault="00F159DC" w:rsidP="00DF027C">
            <w:pPr>
              <w:rPr>
                <w:rFonts w:ascii="Times New Roman" w:hAnsi="Times New Roman" w:cs="Times New Roman"/>
                <w:b w:val="0"/>
                <w:bCs/>
                <w:color w:val="0F0D29" w:themeColor="text1"/>
                <w:szCs w:val="28"/>
              </w:rPr>
            </w:pPr>
            <w:r w:rsidRPr="00E629D2">
              <w:rPr>
                <w:rStyle w:val="Strong"/>
                <w:rFonts w:ascii="Times New Roman" w:hAnsi="Times New Roman" w:cs="Times New Roman"/>
                <w:b/>
                <w:bCs w:val="0"/>
                <w:color w:val="0F0D29" w:themeColor="text1"/>
                <w:szCs w:val="28"/>
              </w:rPr>
              <w:t>Question Marks</w:t>
            </w:r>
            <w:r w:rsidRPr="00E629D2">
              <w:rPr>
                <w:rFonts w:ascii="Times New Roman" w:hAnsi="Times New Roman" w:cs="Times New Roman"/>
                <w:b w:val="0"/>
                <w:bCs/>
                <w:color w:val="0F0D29" w:themeColor="text1"/>
                <w:szCs w:val="28"/>
              </w:rPr>
              <w:t xml:space="preserve"> </w:t>
            </w:r>
            <w:r w:rsidRPr="00E629D2">
              <w:rPr>
                <w:rFonts w:ascii="Segoe UI Emoji" w:hAnsi="Segoe UI Emoji" w:cs="Segoe UI Emoji"/>
                <w:b w:val="0"/>
                <w:bCs/>
                <w:color w:val="0F0D29" w:themeColor="text1"/>
                <w:szCs w:val="28"/>
              </w:rPr>
              <w:t>❓</w:t>
            </w:r>
          </w:p>
        </w:tc>
        <w:tc>
          <w:tcPr>
            <w:tcW w:w="3118" w:type="dxa"/>
          </w:tcPr>
          <w:p w14:paraId="5718B5A7" w14:textId="083E65BD" w:rsidR="00FD0045" w:rsidRPr="00E629D2" w:rsidRDefault="00F159DC"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Products &amp; Resources, Media &amp; Communications</w:t>
            </w:r>
          </w:p>
        </w:tc>
        <w:tc>
          <w:tcPr>
            <w:tcW w:w="5253" w:type="dxa"/>
          </w:tcPr>
          <w:p w14:paraId="69FDA148" w14:textId="0C1CA2DF" w:rsidR="00FD0045" w:rsidRPr="00E629D2" w:rsidRDefault="00F159DC"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High growth but low market share. Cognizant is expanding in manufacturing, retail, and telecom IT services, but faces competition from SAP, Oracle, and niche players. Requires investment to increase market penetration.</w:t>
            </w:r>
          </w:p>
        </w:tc>
      </w:tr>
      <w:tr w:rsidR="00FD0045" w:rsidRPr="00E629D2" w14:paraId="2EEF29A3" w14:textId="77777777" w:rsidTr="00F24846">
        <w:trPr>
          <w:trHeight w:val="1428"/>
        </w:trPr>
        <w:tc>
          <w:tcPr>
            <w:tcW w:w="1555" w:type="dxa"/>
          </w:tcPr>
          <w:p w14:paraId="0D601847" w14:textId="5F07A94E" w:rsidR="00FD0045" w:rsidRPr="00E629D2" w:rsidRDefault="00F159DC" w:rsidP="00DF027C">
            <w:pPr>
              <w:rPr>
                <w:rFonts w:ascii="Times New Roman" w:hAnsi="Times New Roman" w:cs="Times New Roman"/>
                <w:b w:val="0"/>
                <w:bCs/>
                <w:color w:val="0F0D29" w:themeColor="text1"/>
                <w:szCs w:val="28"/>
              </w:rPr>
            </w:pPr>
            <w:r w:rsidRPr="00E629D2">
              <w:rPr>
                <w:rStyle w:val="Strong"/>
                <w:rFonts w:ascii="Times New Roman" w:hAnsi="Times New Roman" w:cs="Times New Roman"/>
                <w:b/>
                <w:bCs w:val="0"/>
                <w:color w:val="0F0D29" w:themeColor="text1"/>
                <w:szCs w:val="28"/>
              </w:rPr>
              <w:t>Dogs</w:t>
            </w:r>
            <w:r w:rsidRPr="00E629D2">
              <w:rPr>
                <w:rFonts w:ascii="Times New Roman" w:hAnsi="Times New Roman" w:cs="Times New Roman"/>
                <w:b w:val="0"/>
                <w:bCs/>
                <w:color w:val="0F0D29" w:themeColor="text1"/>
                <w:szCs w:val="28"/>
              </w:rPr>
              <w:t xml:space="preserve"> </w:t>
            </w:r>
            <w:r w:rsidRPr="00E629D2">
              <w:rPr>
                <w:rFonts w:ascii="Segoe UI Emoji" w:hAnsi="Segoe UI Emoji" w:cs="Segoe UI Emoji"/>
                <w:b w:val="0"/>
                <w:bCs/>
                <w:color w:val="0F0D29" w:themeColor="text1"/>
                <w:szCs w:val="28"/>
              </w:rPr>
              <w:t>🐶</w:t>
            </w:r>
          </w:p>
        </w:tc>
        <w:tc>
          <w:tcPr>
            <w:tcW w:w="3118" w:type="dxa"/>
          </w:tcPr>
          <w:p w14:paraId="3A900288" w14:textId="1DC19BD8" w:rsidR="00FD0045" w:rsidRPr="00E629D2" w:rsidRDefault="00F159DC"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Legacy IT &amp; Maintenance Services</w:t>
            </w:r>
          </w:p>
        </w:tc>
        <w:tc>
          <w:tcPr>
            <w:tcW w:w="5253" w:type="dxa"/>
          </w:tcPr>
          <w:p w14:paraId="41BDF1B9" w14:textId="207557EB" w:rsidR="00FD0045" w:rsidRPr="00E629D2" w:rsidRDefault="00F159DC" w:rsidP="00DF027C">
            <w:pPr>
              <w:rPr>
                <w:rFonts w:ascii="Times New Roman" w:hAnsi="Times New Roman" w:cs="Times New Roman"/>
                <w:b w:val="0"/>
                <w:bCs/>
                <w:color w:val="0F0D29" w:themeColor="text1"/>
                <w:szCs w:val="28"/>
              </w:rPr>
            </w:pPr>
            <w:r w:rsidRPr="00E629D2">
              <w:rPr>
                <w:rFonts w:ascii="Times New Roman" w:hAnsi="Times New Roman" w:cs="Times New Roman"/>
                <w:b w:val="0"/>
                <w:bCs/>
                <w:color w:val="0F0D29" w:themeColor="text1"/>
                <w:szCs w:val="28"/>
              </w:rPr>
              <w:t>Low growth and low market share. Traditional IT outsourcing and maintenance services are declining due to automation and cloud adoption. Cognizant should gradually shift focus to high-growth digital services.</w:t>
            </w:r>
          </w:p>
        </w:tc>
      </w:tr>
    </w:tbl>
    <w:p w14:paraId="13114CF8" w14:textId="79FFC237" w:rsidR="00FD0045" w:rsidRPr="00E629D2" w:rsidRDefault="00FD0045" w:rsidP="00DF027C">
      <w:pPr>
        <w:rPr>
          <w:rFonts w:ascii="Times New Roman" w:hAnsi="Times New Roman" w:cs="Times New Roman"/>
          <w:color w:val="0F0D29" w:themeColor="text1"/>
        </w:rPr>
      </w:pPr>
    </w:p>
    <w:p w14:paraId="63CAC0F3" w14:textId="79F570E6" w:rsidR="00F24846" w:rsidRDefault="00F24846" w:rsidP="00DF027C">
      <w:pPr>
        <w:rPr>
          <w:rFonts w:ascii="Times New Roman" w:hAnsi="Times New Roman" w:cs="Times New Roman"/>
          <w:color w:val="0F0D29" w:themeColor="text1"/>
        </w:rPr>
      </w:pPr>
      <w:r w:rsidRPr="00E629D2">
        <w:rPr>
          <w:rFonts w:ascii="Times New Roman" w:hAnsi="Times New Roman" w:cs="Times New Roman"/>
          <w:noProof/>
          <w:color w:val="0F0D29" w:themeColor="text1"/>
        </w:rPr>
        <w:drawing>
          <wp:inline distT="0" distB="0" distL="0" distR="0" wp14:anchorId="2DA53465" wp14:editId="15DFFB82">
            <wp:extent cx="6431280" cy="34823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6431280" cy="3482340"/>
                    </a:xfrm>
                    <a:prstGeom prst="rect">
                      <a:avLst/>
                    </a:prstGeom>
                    <a:ln>
                      <a:noFill/>
                    </a:ln>
                  </pic:spPr>
                </pic:pic>
              </a:graphicData>
            </a:graphic>
          </wp:inline>
        </w:drawing>
      </w:r>
    </w:p>
    <w:p w14:paraId="70C78595" w14:textId="2506F9B3" w:rsidR="00A23BBA" w:rsidRDefault="00A23BBA" w:rsidP="00DF027C">
      <w:pPr>
        <w:rPr>
          <w:rFonts w:ascii="Times New Roman" w:hAnsi="Times New Roman" w:cs="Times New Roman"/>
          <w:color w:val="0F0D29" w:themeColor="text1"/>
          <w:sz w:val="40"/>
          <w:szCs w:val="32"/>
          <w:u w:val="single"/>
        </w:rPr>
      </w:pPr>
      <w:r>
        <w:rPr>
          <w:rFonts w:ascii="Times New Roman" w:hAnsi="Times New Roman" w:cs="Times New Roman"/>
          <w:color w:val="0F0D29" w:themeColor="text1"/>
          <w:sz w:val="40"/>
          <w:szCs w:val="32"/>
          <w:u w:val="single"/>
        </w:rPr>
        <w:lastRenderedPageBreak/>
        <w:t>SWOT Analysis</w:t>
      </w:r>
    </w:p>
    <w:p w14:paraId="47BB9C98" w14:textId="17A60579" w:rsidR="00A23BBA" w:rsidRDefault="00A23BBA" w:rsidP="00DF027C">
      <w:pPr>
        <w:rPr>
          <w:rFonts w:ascii="Times New Roman" w:hAnsi="Times New Roman" w:cs="Times New Roman"/>
          <w:color w:val="0F0D29" w:themeColor="text1"/>
          <w:sz w:val="40"/>
          <w:szCs w:val="32"/>
          <w:u w:val="single"/>
        </w:rPr>
      </w:pPr>
    </w:p>
    <w:p w14:paraId="572CA455" w14:textId="06E09817" w:rsidR="00A23BBA" w:rsidRDefault="00A23BBA" w:rsidP="00DF027C">
      <w:pPr>
        <w:rPr>
          <w:rFonts w:ascii="Times New Roman" w:hAnsi="Times New Roman" w:cs="Times New Roman"/>
          <w:color w:val="0F0D29" w:themeColor="text1"/>
          <w:sz w:val="40"/>
          <w:szCs w:val="32"/>
          <w:u w:val="single"/>
        </w:rPr>
      </w:pPr>
      <w:r>
        <w:rPr>
          <w:rFonts w:ascii="Times New Roman" w:hAnsi="Times New Roman" w:cs="Times New Roman"/>
          <w:noProof/>
          <w:color w:val="0F0D29" w:themeColor="text1"/>
          <w:sz w:val="40"/>
          <w:szCs w:val="32"/>
          <w:u w:val="single"/>
        </w:rPr>
        <w:drawing>
          <wp:inline distT="0" distB="0" distL="0" distR="0" wp14:anchorId="71376E17" wp14:editId="2BECB96A">
            <wp:extent cx="6605954" cy="3200400"/>
            <wp:effectExtent l="0" t="0" r="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65458F24" w14:textId="3B15EEDD" w:rsidR="00DB1E1A" w:rsidRPr="00A23BBA" w:rsidRDefault="00DB1E1A" w:rsidP="00DF027C">
      <w:pPr>
        <w:rPr>
          <w:rFonts w:ascii="Times New Roman" w:hAnsi="Times New Roman" w:cs="Times New Roman"/>
          <w:color w:val="0F0D29" w:themeColor="text1"/>
          <w:sz w:val="40"/>
          <w:szCs w:val="32"/>
          <w:u w:val="single"/>
        </w:rPr>
      </w:pPr>
      <w:r w:rsidRPr="00A23BBA">
        <w:rPr>
          <w:rFonts w:ascii="Times New Roman" w:hAnsi="Times New Roman" w:cs="Times New Roman"/>
          <w:color w:val="0F0D29" w:themeColor="text1"/>
          <w:sz w:val="40"/>
          <w:szCs w:val="32"/>
          <w:u w:val="single"/>
        </w:rPr>
        <w:t>Shareholding Pattern</w:t>
      </w:r>
    </w:p>
    <w:p w14:paraId="4014D50E" w14:textId="77777777" w:rsidR="00A23BBA" w:rsidRPr="00A23BBA" w:rsidRDefault="00A23BBA" w:rsidP="00A23BBA">
      <w:p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 w:val="0"/>
          <w:color w:val="auto"/>
          <w:szCs w:val="28"/>
          <w:lang w:val="en-IN" w:eastAsia="en-IN"/>
        </w:rPr>
        <w:t>Cognizant Technology Solutions Corporation's shareholding pattern is as follows:​</w:t>
      </w:r>
    </w:p>
    <w:p w14:paraId="339BEB9C" w14:textId="43EFDF3A" w:rsidR="00A23BBA" w:rsidRPr="00A23BBA" w:rsidRDefault="00A23BBA" w:rsidP="00A23BBA">
      <w:p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Institutional Investors:</w:t>
      </w:r>
      <w:r w:rsidRPr="00A23BBA">
        <w:rPr>
          <w:rFonts w:ascii="Times New Roman" w:eastAsia="Times New Roman" w:hAnsi="Times New Roman" w:cs="Times New Roman"/>
          <w:b w:val="0"/>
          <w:color w:val="auto"/>
          <w:szCs w:val="28"/>
          <w:lang w:val="en-IN" w:eastAsia="en-IN"/>
        </w:rPr>
        <w:t xml:space="preserve"> Approximately 67.29% to 97.6% of shares are held by institutional entities. ​</w:t>
      </w:r>
      <w:r w:rsidRPr="00A23BBA">
        <w:rPr>
          <w:rFonts w:ascii="Times New Roman" w:eastAsia="Times New Roman" w:hAnsi="Times New Roman" w:cs="Times New Roman"/>
          <w:b w:val="0"/>
          <w:color w:val="auto"/>
          <w:szCs w:val="28"/>
          <w:lang w:val="en-IN" w:eastAsia="en-IN"/>
        </w:rPr>
        <w:t xml:space="preserve"> </w:t>
      </w:r>
    </w:p>
    <w:p w14:paraId="7FAA7F82" w14:textId="2A7D0C79" w:rsidR="00A23BBA" w:rsidRPr="00A23BBA" w:rsidRDefault="00A23BBA" w:rsidP="00A23BBA">
      <w:pPr>
        <w:numPr>
          <w:ilvl w:val="0"/>
          <w:numId w:val="31"/>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Individual Insiders:</w:t>
      </w:r>
      <w:r w:rsidRPr="00A23BBA">
        <w:rPr>
          <w:rFonts w:ascii="Times New Roman" w:eastAsia="Times New Roman" w:hAnsi="Times New Roman" w:cs="Times New Roman"/>
          <w:b w:val="0"/>
          <w:color w:val="auto"/>
          <w:szCs w:val="28"/>
          <w:lang w:val="en-IN" w:eastAsia="en-IN"/>
        </w:rPr>
        <w:t xml:space="preserve"> Holdings range from 0.16% to 0.173</w:t>
      </w:r>
      <w:r w:rsidRPr="00A23BBA">
        <w:rPr>
          <w:rFonts w:ascii="Times New Roman" w:eastAsia="Times New Roman" w:hAnsi="Times New Roman" w:cs="Times New Roman"/>
          <w:b w:val="0"/>
          <w:color w:val="auto"/>
          <w:szCs w:val="28"/>
          <w:lang w:val="en-IN" w:eastAsia="en-IN"/>
        </w:rPr>
        <w:t xml:space="preserve">%. </w:t>
      </w:r>
    </w:p>
    <w:p w14:paraId="4AEA9523" w14:textId="2CF60A1B" w:rsidR="00A23BBA" w:rsidRPr="00A23BBA" w:rsidRDefault="00A23BBA" w:rsidP="00A23BBA">
      <w:pPr>
        <w:numPr>
          <w:ilvl w:val="0"/>
          <w:numId w:val="31"/>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General Public/Retail Investors:</w:t>
      </w:r>
      <w:r w:rsidRPr="00A23BBA">
        <w:rPr>
          <w:rFonts w:ascii="Times New Roman" w:eastAsia="Times New Roman" w:hAnsi="Times New Roman" w:cs="Times New Roman"/>
          <w:b w:val="0"/>
          <w:color w:val="auto"/>
          <w:szCs w:val="28"/>
          <w:lang w:val="en-IN" w:eastAsia="en-IN"/>
        </w:rPr>
        <w:t xml:space="preserve"> Ownership varies between 2.11% and 32.55%. ​</w:t>
      </w:r>
      <w:r w:rsidRPr="00A23BBA">
        <w:rPr>
          <w:rFonts w:ascii="Times New Roman" w:eastAsia="Times New Roman" w:hAnsi="Times New Roman" w:cs="Times New Roman"/>
          <w:b w:val="0"/>
          <w:color w:val="auto"/>
          <w:szCs w:val="28"/>
          <w:lang w:val="en-IN" w:eastAsia="en-IN"/>
        </w:rPr>
        <w:t xml:space="preserve"> </w:t>
      </w:r>
    </w:p>
    <w:p w14:paraId="246843BF" w14:textId="77777777" w:rsidR="00A23BBA" w:rsidRPr="00A23BBA" w:rsidRDefault="00A23BBA" w:rsidP="00A23BBA">
      <w:p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Top Institutional Shareholders:</w:t>
      </w:r>
    </w:p>
    <w:p w14:paraId="4EFBBCAB" w14:textId="77777777" w:rsidR="00A23BBA" w:rsidRPr="00A23BBA" w:rsidRDefault="00A23BBA" w:rsidP="00A23BBA">
      <w:pPr>
        <w:numPr>
          <w:ilvl w:val="0"/>
          <w:numId w:val="32"/>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The Vanguard Group, Inc.:</w:t>
      </w:r>
      <w:r w:rsidRPr="00A23BBA">
        <w:rPr>
          <w:rFonts w:ascii="Times New Roman" w:eastAsia="Times New Roman" w:hAnsi="Times New Roman" w:cs="Times New Roman"/>
          <w:b w:val="0"/>
          <w:color w:val="auto"/>
          <w:szCs w:val="28"/>
          <w:lang w:val="en-IN" w:eastAsia="en-IN"/>
        </w:rPr>
        <w:t xml:space="preserve"> Approximately 11.7% to 11.93% ownership. ​</w:t>
      </w:r>
    </w:p>
    <w:p w14:paraId="2A81D47F" w14:textId="63A96B79" w:rsidR="00A23BBA" w:rsidRPr="00A23BBA" w:rsidRDefault="00A23BBA" w:rsidP="00A23BBA">
      <w:pPr>
        <w:numPr>
          <w:ilvl w:val="0"/>
          <w:numId w:val="32"/>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BlackRock, Inc.:</w:t>
      </w:r>
      <w:r w:rsidRPr="00A23BBA">
        <w:rPr>
          <w:rFonts w:ascii="Times New Roman" w:eastAsia="Times New Roman" w:hAnsi="Times New Roman" w:cs="Times New Roman"/>
          <w:b w:val="0"/>
          <w:color w:val="auto"/>
          <w:szCs w:val="28"/>
          <w:lang w:val="en-IN" w:eastAsia="en-IN"/>
        </w:rPr>
        <w:t xml:space="preserve"> Holds about 10.67% to 11.26% of shares. ​</w:t>
      </w:r>
      <w:r w:rsidRPr="00A23BBA">
        <w:rPr>
          <w:rFonts w:ascii="Times New Roman" w:eastAsia="Times New Roman" w:hAnsi="Times New Roman" w:cs="Times New Roman"/>
          <w:b w:val="0"/>
          <w:color w:val="auto"/>
          <w:szCs w:val="28"/>
          <w:lang w:val="en-IN" w:eastAsia="en-IN"/>
        </w:rPr>
        <w:t xml:space="preserve"> </w:t>
      </w:r>
    </w:p>
    <w:p w14:paraId="51C1E6F3" w14:textId="72B831B0" w:rsidR="00A23BBA" w:rsidRPr="00A23BBA" w:rsidRDefault="00A23BBA" w:rsidP="00A23BBA">
      <w:pPr>
        <w:numPr>
          <w:ilvl w:val="0"/>
          <w:numId w:val="32"/>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State Street Corporation:</w:t>
      </w:r>
      <w:r w:rsidRPr="00A23BBA">
        <w:rPr>
          <w:rFonts w:ascii="Times New Roman" w:eastAsia="Times New Roman" w:hAnsi="Times New Roman" w:cs="Times New Roman"/>
          <w:b w:val="0"/>
          <w:color w:val="auto"/>
          <w:szCs w:val="28"/>
          <w:lang w:val="en-IN" w:eastAsia="en-IN"/>
        </w:rPr>
        <w:t xml:space="preserve"> Owns roughly 5.03% to 5.04% of shares. </w:t>
      </w:r>
    </w:p>
    <w:p w14:paraId="16C5D7D0" w14:textId="77777777" w:rsidR="00A23BBA" w:rsidRPr="00A23BBA" w:rsidRDefault="00A23BBA" w:rsidP="00A23BBA">
      <w:pPr>
        <w:numPr>
          <w:ilvl w:val="0"/>
          <w:numId w:val="32"/>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Pzena Investment Management, Inc.:</w:t>
      </w:r>
      <w:r w:rsidRPr="00A23BBA">
        <w:rPr>
          <w:rFonts w:ascii="Times New Roman" w:eastAsia="Times New Roman" w:hAnsi="Times New Roman" w:cs="Times New Roman"/>
          <w:b w:val="0"/>
          <w:color w:val="auto"/>
          <w:szCs w:val="28"/>
          <w:lang w:val="en-IN" w:eastAsia="en-IN"/>
        </w:rPr>
        <w:t xml:space="preserve"> Approximately 3.57% to 3.75% ownership. ​</w:t>
      </w:r>
    </w:p>
    <w:p w14:paraId="3EF510BE" w14:textId="1F571D42" w:rsidR="00A23BBA" w:rsidRPr="00A23BBA" w:rsidRDefault="00A23BBA" w:rsidP="00A23BBA">
      <w:pPr>
        <w:numPr>
          <w:ilvl w:val="0"/>
          <w:numId w:val="32"/>
        </w:numPr>
        <w:spacing w:before="100" w:beforeAutospacing="1" w:after="100" w:afterAutospacing="1"/>
        <w:rPr>
          <w:rFonts w:ascii="Times New Roman" w:eastAsia="Times New Roman" w:hAnsi="Times New Roman" w:cs="Times New Roman"/>
          <w:b w:val="0"/>
          <w:color w:val="auto"/>
          <w:szCs w:val="28"/>
          <w:lang w:val="en-IN" w:eastAsia="en-IN"/>
        </w:rPr>
      </w:pPr>
      <w:r w:rsidRPr="00A23BBA">
        <w:rPr>
          <w:rFonts w:ascii="Times New Roman" w:eastAsia="Times New Roman" w:hAnsi="Times New Roman" w:cs="Times New Roman"/>
          <w:bCs/>
          <w:color w:val="auto"/>
          <w:szCs w:val="28"/>
          <w:lang w:val="en-IN" w:eastAsia="en-IN"/>
        </w:rPr>
        <w:t>Dodge &amp; Cox:</w:t>
      </w:r>
      <w:r w:rsidRPr="00A23BBA">
        <w:rPr>
          <w:rFonts w:ascii="Times New Roman" w:eastAsia="Times New Roman" w:hAnsi="Times New Roman" w:cs="Times New Roman"/>
          <w:b w:val="0"/>
          <w:color w:val="auto"/>
          <w:szCs w:val="28"/>
          <w:lang w:val="en-IN" w:eastAsia="en-IN"/>
        </w:rPr>
        <w:t xml:space="preserve"> Holds about 3.7% to 3.71% of shares. </w:t>
      </w:r>
    </w:p>
    <w:p w14:paraId="7D9F7443" w14:textId="5010AA23" w:rsidR="00AF58EC" w:rsidRPr="00E629D2" w:rsidRDefault="00AF58EC" w:rsidP="00AF58EC">
      <w:pPr>
        <w:pStyle w:val="Heading2"/>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Managerial Team of Cognizant</w:t>
      </w:r>
    </w:p>
    <w:tbl>
      <w:tblPr>
        <w:tblStyle w:val="TableGrid"/>
        <w:tblW w:w="0" w:type="auto"/>
        <w:tblLook w:val="04A0" w:firstRow="1" w:lastRow="0" w:firstColumn="1" w:lastColumn="0" w:noHBand="0" w:noVBand="1"/>
      </w:tblPr>
      <w:tblGrid>
        <w:gridCol w:w="1476"/>
        <w:gridCol w:w="2772"/>
        <w:gridCol w:w="5678"/>
      </w:tblGrid>
      <w:tr w:rsidR="00E629D2" w:rsidRPr="00E629D2" w14:paraId="57318FE2" w14:textId="77777777" w:rsidTr="008A1D5E">
        <w:trPr>
          <w:trHeight w:val="1406"/>
        </w:trPr>
        <w:tc>
          <w:tcPr>
            <w:tcW w:w="1476" w:type="dxa"/>
          </w:tcPr>
          <w:p w14:paraId="3F4AFC1F" w14:textId="3AAC394A" w:rsidR="00AF58EC" w:rsidRPr="00E629D2" w:rsidRDefault="00FB02BA"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7C1EAB43" wp14:editId="104A81FF">
                  <wp:extent cx="755072" cy="699135"/>
                  <wp:effectExtent l="0" t="0" r="698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1664" cy="723757"/>
                          </a:xfrm>
                          <a:prstGeom prst="rect">
                            <a:avLst/>
                          </a:prstGeom>
                          <a:noFill/>
                          <a:ln>
                            <a:noFill/>
                          </a:ln>
                        </pic:spPr>
                      </pic:pic>
                    </a:graphicData>
                  </a:graphic>
                </wp:inline>
              </w:drawing>
            </w:r>
          </w:p>
        </w:tc>
        <w:tc>
          <w:tcPr>
            <w:tcW w:w="2772" w:type="dxa"/>
          </w:tcPr>
          <w:p w14:paraId="6A3BE4E4" w14:textId="77777777" w:rsidR="00FB02BA" w:rsidRPr="00E629D2" w:rsidRDefault="00FB02BA"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Zein Abdalla </w:t>
            </w:r>
          </w:p>
          <w:p w14:paraId="474D8551" w14:textId="77777777" w:rsidR="00FB02BA"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Director Since 2015 </w:t>
            </w:r>
          </w:p>
          <w:p w14:paraId="1DCF80EC" w14:textId="77777777" w:rsidR="00FB02BA"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Age 65 </w:t>
            </w:r>
          </w:p>
          <w:p w14:paraId="3AB70CC0" w14:textId="04006280" w:rsidR="00AF58EC"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1B70F346" w14:textId="18A2149D" w:rsidR="00AF58EC"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Abdalla brings to Cognizant’s Board of Directors decades of experience having led and shaped large</w:t>
            </w:r>
            <w:r w:rsidRPr="00E629D2">
              <w:rPr>
                <w:rFonts w:ascii="Times New Roman" w:hAnsi="Times New Roman" w:cs="Times New Roman"/>
                <w:b w:val="0"/>
                <w:bCs/>
                <w:color w:val="0F0D29" w:themeColor="text1"/>
                <w:sz w:val="24"/>
                <w:szCs w:val="24"/>
              </w:rPr>
              <w:noBreakHyphen/>
              <w:t>scale operations across the world as President and a manager of key divisions of PepsiCo.</w:t>
            </w:r>
          </w:p>
        </w:tc>
      </w:tr>
      <w:tr w:rsidR="00E629D2" w:rsidRPr="00E629D2" w14:paraId="3102C12F" w14:textId="77777777" w:rsidTr="007F2F7A">
        <w:tc>
          <w:tcPr>
            <w:tcW w:w="1476" w:type="dxa"/>
          </w:tcPr>
          <w:p w14:paraId="2369A792" w14:textId="33A7B821" w:rsidR="00AF58EC" w:rsidRPr="00E629D2" w:rsidRDefault="00FB02BA"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015510F7" wp14:editId="5F21B058">
                  <wp:extent cx="741218" cy="683895"/>
                  <wp:effectExtent l="0" t="0" r="190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1183" cy="693090"/>
                          </a:xfrm>
                          <a:prstGeom prst="rect">
                            <a:avLst/>
                          </a:prstGeom>
                          <a:noFill/>
                          <a:ln>
                            <a:noFill/>
                          </a:ln>
                        </pic:spPr>
                      </pic:pic>
                    </a:graphicData>
                  </a:graphic>
                </wp:inline>
              </w:drawing>
            </w:r>
          </w:p>
        </w:tc>
        <w:tc>
          <w:tcPr>
            <w:tcW w:w="2772" w:type="dxa"/>
          </w:tcPr>
          <w:p w14:paraId="077AA551" w14:textId="77777777" w:rsidR="00FB02BA" w:rsidRPr="00E629D2" w:rsidRDefault="00FB02BA"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Vinita Bali </w:t>
            </w:r>
          </w:p>
          <w:p w14:paraId="2A3AED66" w14:textId="198E3B39" w:rsidR="00FB02BA"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Director Since 2020 </w:t>
            </w:r>
          </w:p>
          <w:p w14:paraId="1DDE8FCC" w14:textId="77777777" w:rsidR="00FB02BA"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Age 68 </w:t>
            </w:r>
          </w:p>
          <w:p w14:paraId="274E570B" w14:textId="31B23D18" w:rsidR="00AF58EC" w:rsidRPr="00E629D2" w:rsidRDefault="00FB02BA"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036E1405" w14:textId="164A82B5" w:rsidR="00AF58EC"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Ms. Bali brings experience to the Cognizant Board of Directors gained through leading large multinationals in CEO and senior marketing and sales roles around the globe, having worked for over three decades with companies like Britannia Industries, The Coca</w:t>
            </w:r>
            <w:r w:rsidRPr="00E629D2">
              <w:rPr>
                <w:rFonts w:ascii="Times New Roman" w:hAnsi="Times New Roman" w:cs="Times New Roman"/>
                <w:b w:val="0"/>
                <w:bCs/>
                <w:color w:val="0F0D29" w:themeColor="text1"/>
                <w:sz w:val="24"/>
                <w:szCs w:val="24"/>
              </w:rPr>
              <w:noBreakHyphen/>
              <w:t>Cola Company and Cadbury Schweppes plc.</w:t>
            </w:r>
          </w:p>
        </w:tc>
      </w:tr>
      <w:tr w:rsidR="00E629D2" w:rsidRPr="00E629D2" w14:paraId="3D1A2CA3" w14:textId="77777777" w:rsidTr="007F2F7A">
        <w:tc>
          <w:tcPr>
            <w:tcW w:w="1476" w:type="dxa"/>
          </w:tcPr>
          <w:p w14:paraId="51B9F8D9" w14:textId="7D52EB1B" w:rsidR="00AF58EC" w:rsidRPr="00E629D2" w:rsidRDefault="00D33474"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48AD87A8" wp14:editId="4DC96744">
                  <wp:extent cx="768350" cy="5954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79324" cy="603930"/>
                          </a:xfrm>
                          <a:prstGeom prst="rect">
                            <a:avLst/>
                          </a:prstGeom>
                          <a:noFill/>
                          <a:ln>
                            <a:noFill/>
                          </a:ln>
                        </pic:spPr>
                      </pic:pic>
                    </a:graphicData>
                  </a:graphic>
                </wp:inline>
              </w:drawing>
            </w:r>
          </w:p>
        </w:tc>
        <w:tc>
          <w:tcPr>
            <w:tcW w:w="2772" w:type="dxa"/>
          </w:tcPr>
          <w:p w14:paraId="0B510494" w14:textId="77777777" w:rsidR="00FB02BA" w:rsidRPr="00E629D2" w:rsidRDefault="00FB02BA"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Eric Branderiz </w:t>
            </w:r>
          </w:p>
          <w:p w14:paraId="653FF3CD" w14:textId="77777777" w:rsidR="00FB02BA" w:rsidRPr="00E629D2" w:rsidRDefault="00FB02BA"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Director Since 2023 </w:t>
            </w:r>
          </w:p>
          <w:p w14:paraId="668C6F53" w14:textId="3073CB03" w:rsidR="00AF58EC" w:rsidRPr="00E629D2" w:rsidRDefault="00FB02BA"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Age 59 Independent</w:t>
            </w:r>
          </w:p>
        </w:tc>
        <w:tc>
          <w:tcPr>
            <w:tcW w:w="5678" w:type="dxa"/>
          </w:tcPr>
          <w:p w14:paraId="3497C2D5" w14:textId="209649C4" w:rsidR="00AF58EC"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Branderiz brings to Cognizant’s Board of Directors experience in finance, accounting, M&amp;A execution, risk management, ESG and corporate governance across various energy, semiconductor and technology sectors, including Enphase Energy and Tesla</w:t>
            </w:r>
          </w:p>
        </w:tc>
      </w:tr>
      <w:tr w:rsidR="00E629D2" w:rsidRPr="00E629D2" w14:paraId="6960CFE7" w14:textId="77777777" w:rsidTr="007F2F7A">
        <w:tc>
          <w:tcPr>
            <w:tcW w:w="1476" w:type="dxa"/>
          </w:tcPr>
          <w:p w14:paraId="302F3917" w14:textId="2B08B440" w:rsidR="00AF58EC" w:rsidRPr="00E629D2" w:rsidRDefault="00D33474"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7229950E" wp14:editId="236F2089">
                  <wp:extent cx="789305" cy="5953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9400" cy="602979"/>
                          </a:xfrm>
                          <a:prstGeom prst="rect">
                            <a:avLst/>
                          </a:prstGeom>
                          <a:noFill/>
                          <a:ln>
                            <a:noFill/>
                          </a:ln>
                        </pic:spPr>
                      </pic:pic>
                    </a:graphicData>
                  </a:graphic>
                </wp:inline>
              </w:drawing>
            </w:r>
          </w:p>
        </w:tc>
        <w:tc>
          <w:tcPr>
            <w:tcW w:w="2772" w:type="dxa"/>
          </w:tcPr>
          <w:p w14:paraId="2BAE7347" w14:textId="77777777" w:rsidR="00D33474"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Archana Deskus </w:t>
            </w:r>
          </w:p>
          <w:p w14:paraId="4F88B5A6" w14:textId="6BED7A98"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Director Since 2020</w:t>
            </w:r>
          </w:p>
          <w:p w14:paraId="7D348248" w14:textId="77777777"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 Age 58 </w:t>
            </w:r>
          </w:p>
          <w:p w14:paraId="1EADF2F6" w14:textId="4AAD80D7" w:rsidR="00AF58EC"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124E8569" w14:textId="13E9AA0E" w:rsidR="00AF58EC"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Ms. Deskus brings CTO and CIO experience to Cognizant’s Board of Directors, setting and leading the technology strategy for large global corporations, including PayPal, Intel, Hewlett Packard, Baker Hughes, Ingersoll Rand, Timex and North America HVAC. Period Relevant experience Key q</w:t>
            </w:r>
          </w:p>
        </w:tc>
      </w:tr>
      <w:tr w:rsidR="00E629D2" w:rsidRPr="00E629D2" w14:paraId="295D28C9" w14:textId="77777777" w:rsidTr="007F2F7A">
        <w:tc>
          <w:tcPr>
            <w:tcW w:w="1476" w:type="dxa"/>
          </w:tcPr>
          <w:p w14:paraId="4214CB0D" w14:textId="4CCF50BD" w:rsidR="00AF58EC" w:rsidRPr="00E629D2" w:rsidRDefault="00D33474"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48594D0F" wp14:editId="40495FA6">
                  <wp:extent cx="789305" cy="673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8836" cy="681228"/>
                          </a:xfrm>
                          <a:prstGeom prst="rect">
                            <a:avLst/>
                          </a:prstGeom>
                          <a:noFill/>
                          <a:ln>
                            <a:noFill/>
                          </a:ln>
                        </pic:spPr>
                      </pic:pic>
                    </a:graphicData>
                  </a:graphic>
                </wp:inline>
              </w:drawing>
            </w:r>
          </w:p>
        </w:tc>
        <w:tc>
          <w:tcPr>
            <w:tcW w:w="2772" w:type="dxa"/>
          </w:tcPr>
          <w:p w14:paraId="22F1DA6B" w14:textId="77777777" w:rsidR="00D33474"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John M. Dineen</w:t>
            </w:r>
          </w:p>
          <w:p w14:paraId="5C8D9AE6" w14:textId="396828AE"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color w:val="0F0D29" w:themeColor="text1"/>
                <w:sz w:val="24"/>
                <w:szCs w:val="24"/>
              </w:rPr>
              <w:t xml:space="preserve"> </w:t>
            </w:r>
            <w:r w:rsidRPr="00E629D2">
              <w:rPr>
                <w:rFonts w:ascii="Times New Roman" w:hAnsi="Times New Roman" w:cs="Times New Roman"/>
                <w:b w:val="0"/>
                <w:bCs/>
                <w:color w:val="0F0D29" w:themeColor="text1"/>
                <w:sz w:val="24"/>
                <w:szCs w:val="24"/>
              </w:rPr>
              <w:t xml:space="preserve">Director Since 2017 </w:t>
            </w:r>
          </w:p>
          <w:p w14:paraId="1F8DF035" w14:textId="77777777"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Age 61 </w:t>
            </w:r>
          </w:p>
          <w:p w14:paraId="32BE8E69" w14:textId="3F7C5321" w:rsidR="00AF58EC"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536A2012" w14:textId="595FE07D" w:rsidR="00AF58EC"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Dineen brings to Cognizant’s Board of Directors experience from having managed several key business divisions of General Electric and in the healthcare industry from having served as President and CEO of GE Healthcare</w:t>
            </w:r>
          </w:p>
        </w:tc>
      </w:tr>
      <w:tr w:rsidR="00E629D2" w:rsidRPr="00E629D2" w14:paraId="78BB0F1F" w14:textId="77777777" w:rsidTr="007F2F7A">
        <w:tc>
          <w:tcPr>
            <w:tcW w:w="1476" w:type="dxa"/>
          </w:tcPr>
          <w:p w14:paraId="75F25D1D" w14:textId="5CCD8FCA" w:rsidR="00AF58EC" w:rsidRPr="00E629D2" w:rsidRDefault="00D33474"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25A009DD" wp14:editId="4A2A2E68">
                  <wp:extent cx="789709" cy="7200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7118" cy="726846"/>
                          </a:xfrm>
                          <a:prstGeom prst="rect">
                            <a:avLst/>
                          </a:prstGeom>
                          <a:noFill/>
                          <a:ln>
                            <a:noFill/>
                          </a:ln>
                        </pic:spPr>
                      </pic:pic>
                    </a:graphicData>
                  </a:graphic>
                </wp:inline>
              </w:drawing>
            </w:r>
          </w:p>
        </w:tc>
        <w:tc>
          <w:tcPr>
            <w:tcW w:w="2772" w:type="dxa"/>
          </w:tcPr>
          <w:p w14:paraId="07EB37CA" w14:textId="77777777" w:rsidR="00D33474"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Ravi Kumar S </w:t>
            </w:r>
          </w:p>
          <w:p w14:paraId="40A70A54" w14:textId="77777777"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CEO of Cognizant Director </w:t>
            </w:r>
          </w:p>
          <w:p w14:paraId="479A868C" w14:textId="77777777"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Since 2023 </w:t>
            </w:r>
          </w:p>
          <w:p w14:paraId="6DEB2748" w14:textId="6344205D" w:rsidR="00AF58EC"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Age 52</w:t>
            </w:r>
          </w:p>
        </w:tc>
        <w:tc>
          <w:tcPr>
            <w:tcW w:w="5678" w:type="dxa"/>
          </w:tcPr>
          <w:p w14:paraId="714ED7D6" w14:textId="7FAA91B3" w:rsidR="00AF58EC"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Ravi Kumar Singisetti (also referred to as Ravi Kumar S or Ravi Kumar) was appointed Chief Executive Officer of Cognizant in January 2023. In his role as CEO, Mr. Kumar sets the strategic direction of the company, promotes Cognizant’s client</w:t>
            </w:r>
            <w:r w:rsidRPr="00E629D2">
              <w:rPr>
                <w:rFonts w:ascii="Times New Roman" w:hAnsi="Times New Roman" w:cs="Times New Roman"/>
                <w:b w:val="0"/>
                <w:bCs/>
                <w:color w:val="0F0D29" w:themeColor="text1"/>
                <w:sz w:val="24"/>
                <w:szCs w:val="24"/>
              </w:rPr>
              <w:noBreakHyphen/>
              <w:t>first culture, and focuses on ensuring sustainable growth and driving long</w:t>
            </w:r>
            <w:r w:rsidRPr="00E629D2">
              <w:rPr>
                <w:rFonts w:ascii="Times New Roman" w:hAnsi="Times New Roman" w:cs="Times New Roman"/>
                <w:b w:val="0"/>
                <w:bCs/>
                <w:color w:val="0F0D29" w:themeColor="text1"/>
                <w:sz w:val="24"/>
                <w:szCs w:val="24"/>
              </w:rPr>
              <w:noBreakHyphen/>
              <w:t>term shareholder value</w:t>
            </w:r>
          </w:p>
        </w:tc>
      </w:tr>
      <w:tr w:rsidR="00E629D2" w:rsidRPr="00E629D2" w14:paraId="6AFD4380" w14:textId="77777777" w:rsidTr="007F2F7A">
        <w:tc>
          <w:tcPr>
            <w:tcW w:w="1476" w:type="dxa"/>
          </w:tcPr>
          <w:p w14:paraId="3B400522" w14:textId="48E2236A" w:rsidR="00AF58EC" w:rsidRPr="00E629D2" w:rsidRDefault="00D33474"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26B4D5B7" wp14:editId="452FAC07">
                  <wp:extent cx="768927" cy="720069"/>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9039" cy="729538"/>
                          </a:xfrm>
                          <a:prstGeom prst="rect">
                            <a:avLst/>
                          </a:prstGeom>
                          <a:noFill/>
                          <a:ln>
                            <a:noFill/>
                          </a:ln>
                        </pic:spPr>
                      </pic:pic>
                    </a:graphicData>
                  </a:graphic>
                </wp:inline>
              </w:drawing>
            </w:r>
          </w:p>
        </w:tc>
        <w:tc>
          <w:tcPr>
            <w:tcW w:w="2772" w:type="dxa"/>
          </w:tcPr>
          <w:p w14:paraId="12C9A619" w14:textId="03644999" w:rsidR="00D33474"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Leo S. Mackay</w:t>
            </w:r>
          </w:p>
          <w:p w14:paraId="5DC03EE6" w14:textId="77777777" w:rsidR="00D33474"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 Director Since 2012 Age 62</w:t>
            </w:r>
          </w:p>
          <w:p w14:paraId="2211C058" w14:textId="5CF5D383" w:rsidR="00AF58EC"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 xml:space="preserve"> Independent</w:t>
            </w:r>
          </w:p>
        </w:tc>
        <w:tc>
          <w:tcPr>
            <w:tcW w:w="5678" w:type="dxa"/>
          </w:tcPr>
          <w:p w14:paraId="1E0CC564" w14:textId="1597A136" w:rsidR="00AF58EC"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Dr. Mackay brings expertise in auditing and compliance, security, government contracting, and federal government senior policymaking to Cognizant’s Board of Directors through his positions at Lockheed Martin and in the Bush administration</w:t>
            </w:r>
          </w:p>
        </w:tc>
      </w:tr>
      <w:tr w:rsidR="00E629D2" w:rsidRPr="00E629D2" w14:paraId="7A1435F1" w14:textId="77777777" w:rsidTr="007F2F7A">
        <w:tc>
          <w:tcPr>
            <w:tcW w:w="1476" w:type="dxa"/>
          </w:tcPr>
          <w:p w14:paraId="11136BDB" w14:textId="726B1BAB" w:rsidR="00AF58EC" w:rsidRPr="00E629D2" w:rsidRDefault="00A1366E"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5DFF3C95" wp14:editId="015EFB07">
                  <wp:extent cx="796636" cy="7270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4135" cy="733919"/>
                          </a:xfrm>
                          <a:prstGeom prst="rect">
                            <a:avLst/>
                          </a:prstGeom>
                          <a:noFill/>
                          <a:ln>
                            <a:noFill/>
                          </a:ln>
                        </pic:spPr>
                      </pic:pic>
                    </a:graphicData>
                  </a:graphic>
                </wp:inline>
              </w:drawing>
            </w:r>
          </w:p>
        </w:tc>
        <w:tc>
          <w:tcPr>
            <w:tcW w:w="2772" w:type="dxa"/>
          </w:tcPr>
          <w:p w14:paraId="5266D78B" w14:textId="77777777" w:rsidR="00A1366E"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Michael Patsalos</w:t>
            </w:r>
          </w:p>
          <w:p w14:paraId="5561E28F" w14:textId="034886C3" w:rsidR="00A1366E"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Director Since  2012 </w:t>
            </w:r>
          </w:p>
          <w:p w14:paraId="53104401" w14:textId="273D6456" w:rsidR="00A1366E" w:rsidRPr="00E629D2" w:rsidRDefault="00D33474"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Age 71</w:t>
            </w:r>
          </w:p>
          <w:p w14:paraId="311D68D5" w14:textId="51B2CA85" w:rsidR="00AF58EC" w:rsidRPr="00E629D2" w:rsidRDefault="00D33474"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 xml:space="preserve"> Independent</w:t>
            </w:r>
          </w:p>
        </w:tc>
        <w:tc>
          <w:tcPr>
            <w:tcW w:w="5678" w:type="dxa"/>
          </w:tcPr>
          <w:p w14:paraId="504B76AA" w14:textId="7F7D32FB" w:rsidR="00AF58EC"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Patsalos</w:t>
            </w:r>
            <w:r w:rsidRPr="00E629D2">
              <w:rPr>
                <w:rFonts w:ascii="Times New Roman" w:hAnsi="Times New Roman" w:cs="Times New Roman"/>
                <w:b w:val="0"/>
                <w:bCs/>
                <w:color w:val="0F0D29" w:themeColor="text1"/>
                <w:sz w:val="24"/>
                <w:szCs w:val="24"/>
              </w:rPr>
              <w:noBreakHyphen/>
              <w:t>Fox brings decades of experience counseling clients in the technology and consulting space to Cognizant’s Board of Directors, gained from his 32</w:t>
            </w:r>
            <w:r w:rsidRPr="00E629D2">
              <w:rPr>
                <w:rFonts w:ascii="Times New Roman" w:hAnsi="Times New Roman" w:cs="Times New Roman"/>
                <w:b w:val="0"/>
                <w:bCs/>
                <w:color w:val="0F0D29" w:themeColor="text1"/>
                <w:sz w:val="24"/>
                <w:szCs w:val="24"/>
              </w:rPr>
              <w:noBreakHyphen/>
              <w:t>year tenure in senior roles with McKinsey &amp; Company and his role as CEO for Vidyo, as well as expertise in the cybersecurity space from his experience as CEO of Stroz Friedberg.</w:t>
            </w:r>
          </w:p>
        </w:tc>
      </w:tr>
      <w:tr w:rsidR="00E629D2" w:rsidRPr="00E629D2" w14:paraId="42D906E1" w14:textId="77777777" w:rsidTr="007F2F7A">
        <w:tc>
          <w:tcPr>
            <w:tcW w:w="1476" w:type="dxa"/>
          </w:tcPr>
          <w:p w14:paraId="746644C0" w14:textId="7F064168" w:rsidR="00AF58EC" w:rsidRPr="00E629D2" w:rsidRDefault="00A1366E"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lastRenderedPageBreak/>
              <w:drawing>
                <wp:inline distT="0" distB="0" distL="0" distR="0" wp14:anchorId="3F741587" wp14:editId="5C7C3428">
                  <wp:extent cx="775335" cy="734060"/>
                  <wp:effectExtent l="0" t="0" r="571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81855" cy="740233"/>
                          </a:xfrm>
                          <a:prstGeom prst="rect">
                            <a:avLst/>
                          </a:prstGeom>
                          <a:noFill/>
                          <a:ln>
                            <a:noFill/>
                          </a:ln>
                        </pic:spPr>
                      </pic:pic>
                    </a:graphicData>
                  </a:graphic>
                </wp:inline>
              </w:drawing>
            </w:r>
          </w:p>
        </w:tc>
        <w:tc>
          <w:tcPr>
            <w:tcW w:w="2772" w:type="dxa"/>
          </w:tcPr>
          <w:p w14:paraId="0FB725E2" w14:textId="77777777" w:rsidR="00A1366E"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Stephen "Steve" J. Rohleder </w:t>
            </w:r>
          </w:p>
          <w:p w14:paraId="63B9519D" w14:textId="77777777" w:rsidR="007F2F7A"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Director Since 2022 </w:t>
            </w:r>
          </w:p>
          <w:p w14:paraId="12393F36" w14:textId="188FE7B9"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Age 66 </w:t>
            </w:r>
          </w:p>
          <w:p w14:paraId="126870AA" w14:textId="0D5F0B18" w:rsidR="00AF58EC"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4BB6E76C" w14:textId="380BB2D0" w:rsidR="00AF58EC"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Rohleder brings decades of experience overseeing operations, developing strategy, counseling clients and developing teams in the technology space to Cognizant’s Board of Directors, gained from his 35</w:t>
            </w:r>
            <w:r w:rsidRPr="00E629D2">
              <w:rPr>
                <w:rFonts w:ascii="Times New Roman" w:hAnsi="Times New Roman" w:cs="Times New Roman"/>
                <w:b w:val="0"/>
                <w:bCs/>
                <w:color w:val="0F0D29" w:themeColor="text1"/>
                <w:sz w:val="24"/>
                <w:szCs w:val="24"/>
              </w:rPr>
              <w:noBreakHyphen/>
              <w:t>year tenure in senior roles with Accenture and his roles as a board member and later CEO of GTY Technology Holdings</w:t>
            </w:r>
          </w:p>
        </w:tc>
      </w:tr>
      <w:tr w:rsidR="00E629D2" w:rsidRPr="00E629D2" w14:paraId="513A60D4" w14:textId="77777777" w:rsidTr="007F2F7A">
        <w:tc>
          <w:tcPr>
            <w:tcW w:w="1476" w:type="dxa"/>
          </w:tcPr>
          <w:p w14:paraId="1AE9CE1E" w14:textId="138C2204" w:rsidR="00AF58EC" w:rsidRPr="00E629D2" w:rsidRDefault="00A1366E"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704FF1B3" wp14:editId="49025906">
                  <wp:extent cx="775335" cy="61595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80188" cy="619805"/>
                          </a:xfrm>
                          <a:prstGeom prst="rect">
                            <a:avLst/>
                          </a:prstGeom>
                          <a:noFill/>
                          <a:ln>
                            <a:noFill/>
                          </a:ln>
                        </pic:spPr>
                      </pic:pic>
                    </a:graphicData>
                  </a:graphic>
                </wp:inline>
              </w:drawing>
            </w:r>
          </w:p>
        </w:tc>
        <w:tc>
          <w:tcPr>
            <w:tcW w:w="2772" w:type="dxa"/>
          </w:tcPr>
          <w:p w14:paraId="7AB21C33" w14:textId="43168B73"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color w:val="0F0D29" w:themeColor="text1"/>
                <w:sz w:val="24"/>
                <w:szCs w:val="24"/>
              </w:rPr>
              <w:t xml:space="preserve">Abraham “Bram” Schot </w:t>
            </w:r>
          </w:p>
          <w:p w14:paraId="7103F445" w14:textId="77777777" w:rsidR="007F2F7A"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 Director Since 2023 </w:t>
            </w:r>
          </w:p>
          <w:p w14:paraId="38CF7B57" w14:textId="52F08AA6"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Age 62</w:t>
            </w:r>
          </w:p>
          <w:p w14:paraId="1695095A" w14:textId="1DF0C558" w:rsidR="00AF58EC"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 xml:space="preserve"> Independent</w:t>
            </w:r>
          </w:p>
        </w:tc>
        <w:tc>
          <w:tcPr>
            <w:tcW w:w="5678" w:type="dxa"/>
          </w:tcPr>
          <w:p w14:paraId="6E947ADD" w14:textId="7C860DC1" w:rsidR="00AF58EC"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Schot brings international strategic, leadership and transformational expertise to Cognizant’s Board of Directors from more than three decades of experience in the automotive industry, including management positions at DaimlerChrysler, Mercedes</w:t>
            </w:r>
            <w:r w:rsidRPr="00E629D2">
              <w:rPr>
                <w:rFonts w:ascii="Times New Roman" w:hAnsi="Times New Roman" w:cs="Times New Roman"/>
                <w:b w:val="0"/>
                <w:bCs/>
                <w:color w:val="0F0D29" w:themeColor="text1"/>
                <w:sz w:val="24"/>
                <w:szCs w:val="24"/>
              </w:rPr>
              <w:noBreakHyphen/>
              <w:t>Benz, Volkswagen Group and Audi.</w:t>
            </w:r>
          </w:p>
        </w:tc>
      </w:tr>
      <w:tr w:rsidR="00E629D2" w:rsidRPr="00E629D2" w14:paraId="17B53C09" w14:textId="77777777" w:rsidTr="007F2F7A">
        <w:tc>
          <w:tcPr>
            <w:tcW w:w="1476" w:type="dxa"/>
          </w:tcPr>
          <w:p w14:paraId="47A17843" w14:textId="3D985FB1" w:rsidR="00AF58EC" w:rsidRPr="00E629D2" w:rsidRDefault="00A1366E"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27208AA8" wp14:editId="0A784C60">
                  <wp:extent cx="775854" cy="699135"/>
                  <wp:effectExtent l="0" t="0" r="571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87957" cy="710041"/>
                          </a:xfrm>
                          <a:prstGeom prst="rect">
                            <a:avLst/>
                          </a:prstGeom>
                          <a:noFill/>
                          <a:ln>
                            <a:noFill/>
                          </a:ln>
                        </pic:spPr>
                      </pic:pic>
                    </a:graphicData>
                  </a:graphic>
                </wp:inline>
              </w:drawing>
            </w:r>
          </w:p>
        </w:tc>
        <w:tc>
          <w:tcPr>
            <w:tcW w:w="2772" w:type="dxa"/>
          </w:tcPr>
          <w:p w14:paraId="5B202117" w14:textId="77777777" w:rsidR="00A1366E"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 xml:space="preserve">Joseph M. Velli </w:t>
            </w:r>
          </w:p>
          <w:p w14:paraId="11C80FE5" w14:textId="77777777" w:rsidR="007F2F7A"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Director Since 2017</w:t>
            </w:r>
          </w:p>
          <w:p w14:paraId="69440C44" w14:textId="335CFFA4"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 Age 66 </w:t>
            </w:r>
          </w:p>
          <w:p w14:paraId="188F749D" w14:textId="365B57CC" w:rsidR="00AF58EC"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52796F72" w14:textId="3082B1E2" w:rsidR="00AF58EC"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Mr. Velli brings experience to Cognizant’s Board of Directors in creating, building and leading global large</w:t>
            </w:r>
            <w:r w:rsidRPr="00E629D2">
              <w:rPr>
                <w:rFonts w:ascii="Times New Roman" w:hAnsi="Times New Roman" w:cs="Times New Roman"/>
                <w:b w:val="0"/>
                <w:bCs/>
                <w:color w:val="0F0D29" w:themeColor="text1"/>
                <w:sz w:val="24"/>
                <w:szCs w:val="24"/>
              </w:rPr>
              <w:noBreakHyphen/>
              <w:t>scale technology, processing and software platform businesses as a Senior EVP for The Bank of New York and as CEO of ConvergEx Group.</w:t>
            </w:r>
          </w:p>
        </w:tc>
      </w:tr>
      <w:tr w:rsidR="00E629D2" w:rsidRPr="00E629D2" w14:paraId="4371B923" w14:textId="77777777" w:rsidTr="007F2F7A">
        <w:tc>
          <w:tcPr>
            <w:tcW w:w="1476" w:type="dxa"/>
          </w:tcPr>
          <w:p w14:paraId="1ECCF406" w14:textId="3FCCDF9D" w:rsidR="00AF58EC" w:rsidRPr="00E629D2" w:rsidRDefault="0067120A" w:rsidP="00AF58EC">
            <w:pPr>
              <w:rPr>
                <w:rFonts w:ascii="Times New Roman" w:hAnsi="Times New Roman" w:cs="Times New Roman"/>
                <w:color w:val="0F0D29" w:themeColor="text1"/>
              </w:rPr>
            </w:pPr>
            <w:r w:rsidRPr="00E629D2">
              <w:rPr>
                <w:rFonts w:ascii="Times New Roman" w:hAnsi="Times New Roman" w:cs="Times New Roman"/>
                <w:b w:val="0"/>
                <w:noProof/>
                <w:color w:val="0F0D29" w:themeColor="text1"/>
              </w:rPr>
              <w:drawing>
                <wp:inline distT="0" distB="0" distL="0" distR="0" wp14:anchorId="38934147" wp14:editId="7B0AD64D">
                  <wp:extent cx="788252" cy="6511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9480" cy="660439"/>
                          </a:xfrm>
                          <a:prstGeom prst="rect">
                            <a:avLst/>
                          </a:prstGeom>
                          <a:noFill/>
                          <a:ln>
                            <a:noFill/>
                          </a:ln>
                        </pic:spPr>
                      </pic:pic>
                    </a:graphicData>
                  </a:graphic>
                </wp:inline>
              </w:drawing>
            </w:r>
          </w:p>
        </w:tc>
        <w:tc>
          <w:tcPr>
            <w:tcW w:w="2772" w:type="dxa"/>
          </w:tcPr>
          <w:p w14:paraId="6C6DBD5D" w14:textId="77777777"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color w:val="0F0D29" w:themeColor="text1"/>
                <w:sz w:val="24"/>
                <w:szCs w:val="24"/>
              </w:rPr>
              <w:t xml:space="preserve">Sandra S. Wijnberg </w:t>
            </w:r>
            <w:r w:rsidRPr="00E629D2">
              <w:rPr>
                <w:rFonts w:ascii="Times New Roman" w:hAnsi="Times New Roman" w:cs="Times New Roman"/>
                <w:b w:val="0"/>
                <w:bCs/>
                <w:color w:val="0F0D29" w:themeColor="text1"/>
                <w:sz w:val="24"/>
                <w:szCs w:val="24"/>
              </w:rPr>
              <w:t>Former CFO of Marsh &amp; McLennan Companies</w:t>
            </w:r>
          </w:p>
          <w:p w14:paraId="180C0E6E" w14:textId="77777777" w:rsidR="00A1366E"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 xml:space="preserve"> Director Since 2019 Age 67 </w:t>
            </w:r>
          </w:p>
          <w:p w14:paraId="37BA39FC" w14:textId="490676E5" w:rsidR="00AF58EC" w:rsidRPr="00E629D2" w:rsidRDefault="00A1366E" w:rsidP="00AF58EC">
            <w:pPr>
              <w:rPr>
                <w:rFonts w:ascii="Times New Roman" w:hAnsi="Times New Roman" w:cs="Times New Roman"/>
                <w:color w:val="0F0D29" w:themeColor="text1"/>
                <w:sz w:val="24"/>
                <w:szCs w:val="24"/>
              </w:rPr>
            </w:pPr>
            <w:r w:rsidRPr="00E629D2">
              <w:rPr>
                <w:rFonts w:ascii="Times New Roman" w:hAnsi="Times New Roman" w:cs="Times New Roman"/>
                <w:b w:val="0"/>
                <w:bCs/>
                <w:color w:val="0F0D29" w:themeColor="text1"/>
                <w:sz w:val="24"/>
                <w:szCs w:val="24"/>
              </w:rPr>
              <w:t>Independent</w:t>
            </w:r>
          </w:p>
        </w:tc>
        <w:tc>
          <w:tcPr>
            <w:tcW w:w="5678" w:type="dxa"/>
          </w:tcPr>
          <w:p w14:paraId="7E4F4E09" w14:textId="309001F6" w:rsidR="00AF58EC" w:rsidRPr="00E629D2" w:rsidRDefault="00A1366E" w:rsidP="00AF58EC">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Ms. Wijnberg brings to Cognizant’s Board of Directors expertise in managing a large global professional services business from her role as CFO of Marsh &amp; McLennan Companies, as well as a private equity perspective from her position as Partner and CAO of Aquiline Holdings.</w:t>
            </w:r>
          </w:p>
        </w:tc>
      </w:tr>
    </w:tbl>
    <w:p w14:paraId="201DF99C" w14:textId="6F7BE303" w:rsidR="00657F9F" w:rsidRPr="00E629D2" w:rsidRDefault="00DA7162" w:rsidP="00DA7162">
      <w:pPr>
        <w:pStyle w:val="Heading2"/>
        <w:rPr>
          <w:rFonts w:ascii="Times New Roman" w:hAnsi="Times New Roman" w:cs="Times New Roman"/>
          <w:color w:val="0F0D29" w:themeColor="text1"/>
        </w:rPr>
      </w:pPr>
      <w:r w:rsidRPr="00E629D2">
        <w:rPr>
          <w:rFonts w:ascii="Times New Roman" w:hAnsi="Times New Roman" w:cs="Times New Roman"/>
          <w:color w:val="0F0D29" w:themeColor="text1"/>
        </w:rPr>
        <w:t>CEO Pay ratio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2481"/>
        <w:gridCol w:w="2482"/>
        <w:gridCol w:w="2482"/>
      </w:tblGrid>
      <w:tr w:rsidR="00E629D2" w:rsidRPr="00E629D2" w14:paraId="2B271890" w14:textId="77777777" w:rsidTr="00A604CA">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52C2687E" w14:textId="6B865462" w:rsidR="0028398B" w:rsidRPr="00E629D2" w:rsidRDefault="0028398B" w:rsidP="00DA7162">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Category</w:t>
            </w:r>
          </w:p>
        </w:tc>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072F966C" w14:textId="58D86DE0" w:rsidR="0028398B" w:rsidRPr="00E629D2" w:rsidRDefault="0028398B" w:rsidP="00DA7162">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Median Employee Annual Total compensation</w:t>
            </w:r>
          </w:p>
        </w:tc>
        <w:tc>
          <w:tcPr>
            <w:tcW w:w="2482"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47AA6F3F" w14:textId="02B7A527" w:rsidR="0028398B" w:rsidRPr="00E629D2" w:rsidRDefault="0028398B" w:rsidP="00DA7162">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CEO annual Total Compensation</w:t>
            </w:r>
          </w:p>
        </w:tc>
        <w:tc>
          <w:tcPr>
            <w:tcW w:w="2482"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707A9EB2" w14:textId="2A093753" w:rsidR="0028398B" w:rsidRPr="00E629D2" w:rsidRDefault="0028398B" w:rsidP="00DA7162">
            <w:pPr>
              <w:rPr>
                <w:rFonts w:ascii="Times New Roman" w:hAnsi="Times New Roman" w:cs="Times New Roman"/>
                <w:color w:val="0F0D29" w:themeColor="text1"/>
                <w:sz w:val="24"/>
                <w:szCs w:val="24"/>
              </w:rPr>
            </w:pPr>
            <w:r w:rsidRPr="00E629D2">
              <w:rPr>
                <w:rFonts w:ascii="Times New Roman" w:hAnsi="Times New Roman" w:cs="Times New Roman"/>
                <w:color w:val="0F0D29" w:themeColor="text1"/>
                <w:sz w:val="24"/>
                <w:szCs w:val="24"/>
              </w:rPr>
              <w:t>Pay Ratio(CEO:Median Employee)</w:t>
            </w:r>
          </w:p>
        </w:tc>
      </w:tr>
      <w:tr w:rsidR="00E629D2" w:rsidRPr="00E629D2" w14:paraId="384428CA" w14:textId="77777777" w:rsidTr="00017980">
        <w:trPr>
          <w:trHeight w:val="1576"/>
        </w:trPr>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15E61692" w14:textId="3F5C995D" w:rsidR="0028398B" w:rsidRPr="00E629D2" w:rsidRDefault="0028398B" w:rsidP="00DA7162">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CEO Pay to Worldwide Median Employee Pay (SEC</w:t>
            </w:r>
            <w:r w:rsidRPr="00E629D2">
              <w:rPr>
                <w:rFonts w:ascii="Times New Roman" w:hAnsi="Times New Roman" w:cs="Times New Roman"/>
                <w:b w:val="0"/>
                <w:bCs/>
                <w:color w:val="0F0D29" w:themeColor="text1"/>
                <w:sz w:val="24"/>
                <w:szCs w:val="24"/>
              </w:rPr>
              <w:noBreakHyphen/>
              <w:t>required pay ratio disclosure</w:t>
            </w:r>
          </w:p>
        </w:tc>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36FC92BE" w14:textId="1DBEFE74" w:rsidR="0028398B" w:rsidRPr="00E629D2" w:rsidRDefault="0028398B" w:rsidP="00DA7162">
            <w:pPr>
              <w:rPr>
                <w:rFonts w:ascii="Times New Roman" w:hAnsi="Times New Roman" w:cs="Times New Roman"/>
                <w:b w:val="0"/>
                <w:bCs/>
                <w:i/>
                <w:iCs/>
                <w:color w:val="0F0D29" w:themeColor="text1"/>
                <w:sz w:val="24"/>
                <w:szCs w:val="24"/>
              </w:rPr>
            </w:pPr>
            <w:r w:rsidRPr="00E629D2">
              <w:rPr>
                <w:rFonts w:ascii="Times New Roman" w:hAnsi="Times New Roman" w:cs="Times New Roman"/>
                <w:b w:val="0"/>
                <w:bCs/>
                <w:i/>
                <w:iCs/>
                <w:color w:val="0F0D29" w:themeColor="text1"/>
                <w:sz w:val="24"/>
                <w:szCs w:val="24"/>
              </w:rPr>
              <w:t>$40,660</w:t>
            </w:r>
          </w:p>
        </w:tc>
        <w:tc>
          <w:tcPr>
            <w:tcW w:w="2482" w:type="dxa"/>
            <w:tcBorders>
              <w:top w:val="single" w:sz="4" w:space="0" w:color="171717" w:themeColor="background2" w:themeShade="1A"/>
              <w:left w:val="single" w:sz="4" w:space="0" w:color="171717" w:themeColor="background2" w:themeShade="1A"/>
              <w:right w:val="single" w:sz="4" w:space="0" w:color="171717" w:themeColor="background2" w:themeShade="1A"/>
            </w:tcBorders>
          </w:tcPr>
          <w:p w14:paraId="1296433D" w14:textId="09854CBF" w:rsidR="0028398B" w:rsidRPr="00E629D2" w:rsidRDefault="0028398B" w:rsidP="00A604CA">
            <w:pPr>
              <w:jc w:val="center"/>
              <w:rPr>
                <w:rFonts w:ascii="Times New Roman" w:hAnsi="Times New Roman" w:cs="Times New Roman"/>
                <w:b w:val="0"/>
                <w:bCs/>
                <w:i/>
                <w:iCs/>
                <w:color w:val="0F0D29" w:themeColor="text1"/>
                <w:sz w:val="24"/>
                <w:szCs w:val="24"/>
              </w:rPr>
            </w:pPr>
          </w:p>
        </w:tc>
        <w:tc>
          <w:tcPr>
            <w:tcW w:w="2482"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299E4830" w14:textId="0E649C8D" w:rsidR="0028398B" w:rsidRPr="00E629D2" w:rsidRDefault="0028398B" w:rsidP="00DA7162">
            <w:pPr>
              <w:rPr>
                <w:rFonts w:ascii="Times New Roman" w:hAnsi="Times New Roman" w:cs="Times New Roman"/>
                <w:b w:val="0"/>
                <w:bCs/>
                <w:i/>
                <w:iCs/>
                <w:color w:val="0F0D29" w:themeColor="text1"/>
                <w:sz w:val="24"/>
                <w:szCs w:val="24"/>
              </w:rPr>
            </w:pPr>
            <w:r w:rsidRPr="00E629D2">
              <w:rPr>
                <w:rFonts w:ascii="Times New Roman" w:hAnsi="Times New Roman" w:cs="Times New Roman"/>
                <w:b w:val="0"/>
                <w:bCs/>
                <w:i/>
                <w:iCs/>
                <w:color w:val="0F0D29" w:themeColor="text1"/>
                <w:sz w:val="24"/>
                <w:szCs w:val="24"/>
              </w:rPr>
              <w:t>556 : 1</w:t>
            </w:r>
          </w:p>
        </w:tc>
      </w:tr>
      <w:tr w:rsidR="0028398B" w:rsidRPr="00E629D2" w14:paraId="537CFAD5" w14:textId="77777777" w:rsidTr="00A604CA">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29DD8E92" w14:textId="2026FE77" w:rsidR="0028398B" w:rsidRPr="00E629D2" w:rsidRDefault="0028398B" w:rsidP="00DA7162">
            <w:pPr>
              <w:rPr>
                <w:rFonts w:ascii="Times New Roman" w:hAnsi="Times New Roman" w:cs="Times New Roman"/>
                <w:b w:val="0"/>
                <w:bCs/>
                <w:color w:val="0F0D29" w:themeColor="text1"/>
                <w:sz w:val="24"/>
                <w:szCs w:val="24"/>
              </w:rPr>
            </w:pPr>
            <w:r w:rsidRPr="00E629D2">
              <w:rPr>
                <w:rFonts w:ascii="Times New Roman" w:hAnsi="Times New Roman" w:cs="Times New Roman"/>
                <w:b w:val="0"/>
                <w:bCs/>
                <w:color w:val="0F0D29" w:themeColor="text1"/>
                <w:sz w:val="24"/>
                <w:szCs w:val="24"/>
              </w:rPr>
              <w:t>CEO Pay to U.S. Median Employee Pay (Supplemental pay ratio information)</w:t>
            </w:r>
          </w:p>
        </w:tc>
        <w:tc>
          <w:tcPr>
            <w:tcW w:w="2481"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33B351EE" w14:textId="4FF81F82" w:rsidR="0028398B" w:rsidRPr="00E629D2" w:rsidRDefault="0028398B" w:rsidP="00DA7162">
            <w:pPr>
              <w:rPr>
                <w:rFonts w:ascii="Times New Roman" w:hAnsi="Times New Roman" w:cs="Times New Roman"/>
                <w:b w:val="0"/>
                <w:bCs/>
                <w:i/>
                <w:iCs/>
                <w:color w:val="0F0D29" w:themeColor="text1"/>
                <w:sz w:val="24"/>
                <w:szCs w:val="24"/>
              </w:rPr>
            </w:pPr>
            <w:r w:rsidRPr="00E629D2">
              <w:rPr>
                <w:rFonts w:ascii="Times New Roman" w:hAnsi="Times New Roman" w:cs="Times New Roman"/>
                <w:b w:val="0"/>
                <w:bCs/>
                <w:i/>
                <w:iCs/>
                <w:color w:val="0F0D29" w:themeColor="text1"/>
                <w:sz w:val="24"/>
                <w:szCs w:val="24"/>
              </w:rPr>
              <w:t>$125,791</w:t>
            </w:r>
          </w:p>
        </w:tc>
        <w:tc>
          <w:tcPr>
            <w:tcW w:w="2482" w:type="dxa"/>
            <w:tcBorders>
              <w:left w:val="single" w:sz="4" w:space="0" w:color="171717" w:themeColor="background2" w:themeShade="1A"/>
              <w:bottom w:val="single" w:sz="4" w:space="0" w:color="171717" w:themeColor="background2" w:themeShade="1A"/>
              <w:right w:val="single" w:sz="4" w:space="0" w:color="171717" w:themeColor="background2" w:themeShade="1A"/>
            </w:tcBorders>
          </w:tcPr>
          <w:p w14:paraId="015AD79B" w14:textId="3ABD4177" w:rsidR="0028398B" w:rsidRPr="00E629D2" w:rsidRDefault="00A604CA" w:rsidP="00A604CA">
            <w:pPr>
              <w:jc w:val="center"/>
              <w:rPr>
                <w:rFonts w:ascii="Times New Roman" w:hAnsi="Times New Roman" w:cs="Times New Roman"/>
                <w:b w:val="0"/>
                <w:bCs/>
                <w:i/>
                <w:iCs/>
                <w:color w:val="0F0D29" w:themeColor="text1"/>
                <w:sz w:val="24"/>
                <w:szCs w:val="24"/>
              </w:rPr>
            </w:pPr>
            <w:r w:rsidRPr="00E629D2">
              <w:rPr>
                <w:rFonts w:ascii="Times New Roman" w:hAnsi="Times New Roman" w:cs="Times New Roman"/>
                <w:b w:val="0"/>
                <w:bCs/>
                <w:i/>
                <w:iCs/>
                <w:color w:val="0F0D29" w:themeColor="text1"/>
                <w:sz w:val="24"/>
                <w:szCs w:val="24"/>
              </w:rPr>
              <w:t>$22,617,945</w:t>
            </w:r>
          </w:p>
        </w:tc>
        <w:tc>
          <w:tcPr>
            <w:tcW w:w="2482"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150DF502" w14:textId="7C29DD4B" w:rsidR="0028398B" w:rsidRPr="00E629D2" w:rsidRDefault="0028398B" w:rsidP="00DA7162">
            <w:pPr>
              <w:rPr>
                <w:rFonts w:ascii="Times New Roman" w:hAnsi="Times New Roman" w:cs="Times New Roman"/>
                <w:b w:val="0"/>
                <w:bCs/>
                <w:i/>
                <w:iCs/>
                <w:color w:val="0F0D29" w:themeColor="text1"/>
                <w:sz w:val="24"/>
                <w:szCs w:val="24"/>
              </w:rPr>
            </w:pPr>
            <w:r w:rsidRPr="00E629D2">
              <w:rPr>
                <w:rFonts w:ascii="Times New Roman" w:hAnsi="Times New Roman" w:cs="Times New Roman"/>
                <w:b w:val="0"/>
                <w:bCs/>
                <w:i/>
                <w:iCs/>
                <w:color w:val="0F0D29" w:themeColor="text1"/>
                <w:sz w:val="24"/>
                <w:szCs w:val="24"/>
              </w:rPr>
              <w:t>180 : 1</w:t>
            </w:r>
          </w:p>
        </w:tc>
      </w:tr>
    </w:tbl>
    <w:p w14:paraId="7112D504" w14:textId="77777777" w:rsidR="00DA7162" w:rsidRPr="00E629D2" w:rsidRDefault="00DA7162" w:rsidP="00DA7162">
      <w:pPr>
        <w:rPr>
          <w:rFonts w:ascii="Times New Roman" w:hAnsi="Times New Roman" w:cs="Times New Roman"/>
          <w:color w:val="0F0D29" w:themeColor="text1"/>
        </w:rPr>
      </w:pPr>
    </w:p>
    <w:p w14:paraId="0A0BC808" w14:textId="77777777" w:rsidR="00DC60EC" w:rsidRPr="00E629D2" w:rsidRDefault="00DC60EC" w:rsidP="00C76284">
      <w:pPr>
        <w:spacing w:line="240" w:lineRule="auto"/>
        <w:jc w:val="both"/>
        <w:rPr>
          <w:rFonts w:ascii="Times New Roman" w:eastAsia="Times New Roman" w:hAnsi="Times New Roman" w:cs="Times New Roman"/>
          <w:bCs/>
          <w:i/>
          <w:iCs/>
          <w:color w:val="0F0D29" w:themeColor="text1"/>
          <w:sz w:val="24"/>
          <w:szCs w:val="24"/>
          <w:lang w:val="en-IN" w:eastAsia="en-IN"/>
        </w:rPr>
      </w:pPr>
      <w:r w:rsidRPr="00E629D2">
        <w:rPr>
          <w:rFonts w:ascii="Times New Roman" w:eastAsia="Times New Roman" w:hAnsi="Times New Roman" w:cs="Times New Roman"/>
          <w:bCs/>
          <w:i/>
          <w:iCs/>
          <w:color w:val="0F0D29" w:themeColor="text1"/>
          <w:sz w:val="32"/>
          <w:szCs w:val="32"/>
          <w:lang w:val="en-IN" w:eastAsia="en-IN"/>
        </w:rPr>
        <w:t>The data shows a significant pay disparity between the CEO and median employees. The CEO earns $22,617,945 annually, while the worldwide median employee earns $40,660 (556:1 ratio) and the U.S. median employee earns $125,791 (180:1 ratio). This highlights a stark compensation gap, especially globally</w:t>
      </w:r>
      <w:r w:rsidRPr="00E629D2">
        <w:rPr>
          <w:rFonts w:ascii="Times New Roman" w:eastAsia="Times New Roman" w:hAnsi="Times New Roman" w:cs="Times New Roman"/>
          <w:bCs/>
          <w:i/>
          <w:iCs/>
          <w:color w:val="0F0D29" w:themeColor="text1"/>
          <w:sz w:val="24"/>
          <w:szCs w:val="24"/>
          <w:lang w:val="en-IN" w:eastAsia="en-IN"/>
        </w:rPr>
        <w:t>.</w:t>
      </w:r>
    </w:p>
    <w:p w14:paraId="14F48214" w14:textId="75B7D1D4" w:rsidR="00657F9F" w:rsidRPr="00E629D2" w:rsidRDefault="00657F9F" w:rsidP="00DF027C">
      <w:pPr>
        <w:rPr>
          <w:rFonts w:ascii="Times New Roman" w:hAnsi="Times New Roman" w:cs="Times New Roman"/>
          <w:color w:val="0F0D29" w:themeColor="text1"/>
        </w:rPr>
      </w:pPr>
    </w:p>
    <w:p w14:paraId="3AA63ABC" w14:textId="77777777" w:rsidR="00CE123D" w:rsidRPr="00E629D2" w:rsidRDefault="00CE123D" w:rsidP="00CE123D">
      <w:pPr>
        <w:pStyle w:val="Heading1"/>
        <w:rPr>
          <w:rFonts w:eastAsia="Times New Roman"/>
          <w:color w:val="0F0D29" w:themeColor="text1"/>
          <w:sz w:val="48"/>
          <w:szCs w:val="48"/>
        </w:rPr>
      </w:pPr>
      <w:r w:rsidRPr="00E629D2">
        <w:rPr>
          <w:rStyle w:val="Strong"/>
          <w:b/>
          <w:bCs w:val="0"/>
          <w:color w:val="0F0D29" w:themeColor="text1"/>
        </w:rPr>
        <w:lastRenderedPageBreak/>
        <w:t>Cognizant Equity Research Report</w:t>
      </w:r>
    </w:p>
    <w:p w14:paraId="16280AA7" w14:textId="77777777" w:rsidR="00CE123D" w:rsidRPr="00E629D2" w:rsidRDefault="00CE123D" w:rsidP="00CE123D">
      <w:pPr>
        <w:spacing w:before="100" w:beforeAutospacing="1" w:after="100" w:afterAutospacing="1"/>
        <w:rPr>
          <w:color w:val="0F0D29" w:themeColor="text1"/>
        </w:rPr>
      </w:pPr>
      <w:r w:rsidRPr="00E629D2">
        <w:rPr>
          <w:rStyle w:val="Strong"/>
          <w:color w:val="0F0D29" w:themeColor="text1"/>
        </w:rPr>
        <w:t>Valuation Date: 11-02-2025</w:t>
      </w:r>
    </w:p>
    <w:p w14:paraId="192D5FAB" w14:textId="77777777" w:rsidR="00CE123D" w:rsidRPr="00E629D2" w:rsidRDefault="00CE123D" w:rsidP="00CE123D">
      <w:pPr>
        <w:pStyle w:val="Heading2"/>
        <w:rPr>
          <w:color w:val="0F0D29" w:themeColor="text1"/>
        </w:rPr>
      </w:pPr>
      <w:r w:rsidRPr="00E629D2">
        <w:rPr>
          <w:rStyle w:val="Strong"/>
          <w:b w:val="0"/>
          <w:bCs w:val="0"/>
          <w:color w:val="0F0D29" w:themeColor="text1"/>
        </w:rPr>
        <w:t>Investment Summary</w:t>
      </w:r>
    </w:p>
    <w:p w14:paraId="7CBBE308" w14:textId="77777777" w:rsidR="00CE123D" w:rsidRPr="00C76284" w:rsidRDefault="00CE123D" w:rsidP="00E629D2">
      <w:pPr>
        <w:spacing w:before="100" w:beforeAutospacing="1" w:after="100" w:afterAutospacing="1"/>
        <w:rPr>
          <w:b w:val="0"/>
          <w:bCs/>
          <w:color w:val="0F0D29" w:themeColor="text1"/>
        </w:rPr>
      </w:pPr>
      <w:r w:rsidRPr="00C76284">
        <w:rPr>
          <w:b w:val="0"/>
          <w:bCs/>
          <w:color w:val="0F0D29" w:themeColor="text1"/>
        </w:rPr>
        <w:t xml:space="preserve">Cognizant exhibits stable revenue growth driven by Healthcare, Products &amp; Resources, and Communication, Media &amp; Technology segments, while Financial Services faces challenges. The company maintains strong cash flow generation, disciplined capital expenditures, and strategic shareholder returns. However, the DCF valuation estimates an intrinsic share price of </w:t>
      </w:r>
      <w:r w:rsidRPr="00C76284">
        <w:rPr>
          <w:rStyle w:val="Strong"/>
          <w:b/>
          <w:bCs w:val="0"/>
          <w:color w:val="0F0D29" w:themeColor="text1"/>
        </w:rPr>
        <w:t>$70.45</w:t>
      </w:r>
      <w:r w:rsidRPr="00C76284">
        <w:rPr>
          <w:b w:val="0"/>
          <w:bCs/>
          <w:color w:val="0F0D29" w:themeColor="text1"/>
        </w:rPr>
        <w:t xml:space="preserve">, which is </w:t>
      </w:r>
      <w:r w:rsidRPr="00C76284">
        <w:rPr>
          <w:rStyle w:val="Strong"/>
          <w:b/>
          <w:bCs w:val="0"/>
          <w:color w:val="0F0D29" w:themeColor="text1"/>
          <w:highlight w:val="yellow"/>
        </w:rPr>
        <w:t>below the current market price</w:t>
      </w:r>
      <w:r w:rsidRPr="00C76284">
        <w:rPr>
          <w:b w:val="0"/>
          <w:bCs/>
          <w:color w:val="0F0D29" w:themeColor="text1"/>
        </w:rPr>
        <w:t>, indicating overvaluation.</w:t>
      </w:r>
    </w:p>
    <w:p w14:paraId="4F01A7C9" w14:textId="77777777" w:rsidR="00CE123D" w:rsidRPr="00E629D2" w:rsidRDefault="00CE123D" w:rsidP="00E629D2">
      <w:pPr>
        <w:pStyle w:val="Heading2"/>
        <w:spacing w:line="276" w:lineRule="auto"/>
        <w:rPr>
          <w:color w:val="0F0D29" w:themeColor="text1"/>
        </w:rPr>
      </w:pPr>
      <w:r w:rsidRPr="00E629D2">
        <w:rPr>
          <w:rStyle w:val="Strong"/>
          <w:b w:val="0"/>
          <w:bCs w:val="0"/>
          <w:color w:val="0F0D29" w:themeColor="text1"/>
        </w:rPr>
        <w:t>Financial &amp; Valuation Highlights</w:t>
      </w:r>
    </w:p>
    <w:p w14:paraId="0D8EA9DB" w14:textId="77777777" w:rsidR="00CE123D" w:rsidRPr="00E629D2" w:rsidRDefault="00CE123D" w:rsidP="00E629D2">
      <w:pPr>
        <w:pStyle w:val="Heading3"/>
        <w:rPr>
          <w:color w:val="0F0D29" w:themeColor="text1"/>
        </w:rPr>
      </w:pPr>
      <w:r w:rsidRPr="00E629D2">
        <w:rPr>
          <w:rStyle w:val="Strong"/>
          <w:b/>
          <w:bCs w:val="0"/>
          <w:color w:val="0F0D29" w:themeColor="text1"/>
        </w:rPr>
        <w:t>Revenue &amp; Profitability Outlook</w:t>
      </w:r>
    </w:p>
    <w:p w14:paraId="0BA5AFAF" w14:textId="77777777"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Total revenue</w:t>
      </w:r>
      <w:r w:rsidRPr="00E629D2">
        <w:rPr>
          <w:color w:val="0F0D29" w:themeColor="text1"/>
        </w:rPr>
        <w:t xml:space="preserve"> expected to reach </w:t>
      </w:r>
      <w:r w:rsidRPr="00E629D2">
        <w:rPr>
          <w:rStyle w:val="Strong"/>
          <w:color w:val="0F0D29" w:themeColor="text1"/>
        </w:rPr>
        <w:t>$24.76B by 2029</w:t>
      </w:r>
      <w:r w:rsidRPr="00E629D2">
        <w:rPr>
          <w:color w:val="0F0D29" w:themeColor="text1"/>
        </w:rPr>
        <w:t>, supported by diversified sectoral exposure.</w:t>
      </w:r>
    </w:p>
    <w:p w14:paraId="55F1C18E" w14:textId="77777777"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Healthcare</w:t>
      </w:r>
      <w:r w:rsidRPr="00E629D2">
        <w:rPr>
          <w:color w:val="0F0D29" w:themeColor="text1"/>
        </w:rPr>
        <w:t xml:space="preserve"> remains the most stable segment, growing at </w:t>
      </w:r>
      <w:r w:rsidRPr="00E629D2">
        <w:rPr>
          <w:rStyle w:val="Strong"/>
          <w:color w:val="0F0D29" w:themeColor="text1"/>
        </w:rPr>
        <w:t>5% YoY from 2025 onward</w:t>
      </w:r>
      <w:r w:rsidRPr="00E629D2">
        <w:rPr>
          <w:color w:val="0F0D29" w:themeColor="text1"/>
        </w:rPr>
        <w:t>.</w:t>
      </w:r>
    </w:p>
    <w:p w14:paraId="53DC2B31" w14:textId="77777777"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Products &amp; Resources and Communication, Media &amp; Technology</w:t>
      </w:r>
      <w:r w:rsidRPr="00E629D2">
        <w:rPr>
          <w:color w:val="0F0D29" w:themeColor="text1"/>
        </w:rPr>
        <w:t xml:space="preserve"> to grow at </w:t>
      </w:r>
      <w:r w:rsidRPr="00E629D2">
        <w:rPr>
          <w:rStyle w:val="Strong"/>
          <w:color w:val="0F0D29" w:themeColor="text1"/>
        </w:rPr>
        <w:t>7% CAGR</w:t>
      </w:r>
      <w:r w:rsidRPr="00E629D2">
        <w:rPr>
          <w:color w:val="0F0D29" w:themeColor="text1"/>
        </w:rPr>
        <w:t>.</w:t>
      </w:r>
    </w:p>
    <w:p w14:paraId="0F96FD45" w14:textId="77777777"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Financial Services</w:t>
      </w:r>
      <w:r w:rsidRPr="00E629D2">
        <w:rPr>
          <w:color w:val="0F0D29" w:themeColor="text1"/>
        </w:rPr>
        <w:t xml:space="preserve"> segment needs strategic revival due to near-term volatility.</w:t>
      </w:r>
    </w:p>
    <w:p w14:paraId="5F650117" w14:textId="77777777"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EBIT</w:t>
      </w:r>
      <w:r w:rsidRPr="00E629D2">
        <w:rPr>
          <w:color w:val="0F0D29" w:themeColor="text1"/>
        </w:rPr>
        <w:t xml:space="preserve"> projected to grow from </w:t>
      </w:r>
      <w:r w:rsidRPr="00E629D2">
        <w:rPr>
          <w:rStyle w:val="Strong"/>
          <w:color w:val="0F0D29" w:themeColor="text1"/>
        </w:rPr>
        <w:t>$2.99B in 2025 to $3.68B by 2029</w:t>
      </w:r>
      <w:r w:rsidRPr="00E629D2">
        <w:rPr>
          <w:color w:val="0F0D29" w:themeColor="text1"/>
        </w:rPr>
        <w:t xml:space="preserve"> (</w:t>
      </w:r>
      <w:r w:rsidRPr="00E629D2">
        <w:rPr>
          <w:rStyle w:val="Strong"/>
          <w:color w:val="0F0D29" w:themeColor="text1"/>
        </w:rPr>
        <w:t>CAGR: 5.3%</w:t>
      </w:r>
      <w:r w:rsidRPr="00E629D2">
        <w:rPr>
          <w:color w:val="0F0D29" w:themeColor="text1"/>
        </w:rPr>
        <w:t>).</w:t>
      </w:r>
    </w:p>
    <w:p w14:paraId="3516F640" w14:textId="57D34759" w:rsidR="00CE123D" w:rsidRPr="00E629D2" w:rsidRDefault="00CE123D" w:rsidP="00E629D2">
      <w:pPr>
        <w:pStyle w:val="ListParagraph"/>
        <w:numPr>
          <w:ilvl w:val="0"/>
          <w:numId w:val="20"/>
        </w:numPr>
        <w:spacing w:before="100" w:beforeAutospacing="1" w:after="100" w:afterAutospacing="1"/>
        <w:rPr>
          <w:color w:val="0F0D29" w:themeColor="text1"/>
        </w:rPr>
      </w:pPr>
      <w:r w:rsidRPr="00E629D2">
        <w:rPr>
          <w:rStyle w:val="Strong"/>
          <w:color w:val="0F0D29" w:themeColor="text1"/>
        </w:rPr>
        <w:t>Net Operating Profit After Tax (NOPAT)</w:t>
      </w:r>
      <w:r w:rsidRPr="00E629D2">
        <w:rPr>
          <w:color w:val="0F0D29" w:themeColor="text1"/>
        </w:rPr>
        <w:t xml:space="preserve"> expected to reach </w:t>
      </w:r>
      <w:r w:rsidRPr="00E629D2">
        <w:rPr>
          <w:rStyle w:val="Strong"/>
          <w:color w:val="0F0D29" w:themeColor="text1"/>
        </w:rPr>
        <w:t>$2.91B in 2029</w:t>
      </w:r>
      <w:r w:rsidRPr="00E629D2">
        <w:rPr>
          <w:color w:val="0F0D29" w:themeColor="text1"/>
        </w:rPr>
        <w:t>, reflecting operational efficiency gains.</w:t>
      </w:r>
    </w:p>
    <w:p w14:paraId="4CF1B7DC" w14:textId="77777777" w:rsidR="00CE123D" w:rsidRPr="00E629D2" w:rsidRDefault="00CE123D" w:rsidP="00E629D2">
      <w:pPr>
        <w:pStyle w:val="Heading3"/>
        <w:rPr>
          <w:color w:val="0F0D29" w:themeColor="text1"/>
        </w:rPr>
      </w:pPr>
      <w:r w:rsidRPr="00E629D2">
        <w:rPr>
          <w:rStyle w:val="Strong"/>
          <w:b/>
          <w:bCs w:val="0"/>
          <w:color w:val="0F0D29" w:themeColor="text1"/>
        </w:rPr>
        <w:t>Cash Flow &amp; Capital Allocation</w:t>
      </w:r>
    </w:p>
    <w:p w14:paraId="2BD77876" w14:textId="77777777" w:rsidR="00CE123D" w:rsidRPr="00E629D2" w:rsidRDefault="00CE123D" w:rsidP="00E629D2">
      <w:pPr>
        <w:pStyle w:val="ListParagraph"/>
        <w:numPr>
          <w:ilvl w:val="0"/>
          <w:numId w:val="23"/>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Free Cash Flow to the Firm (FCFF)</w:t>
      </w:r>
      <w:r w:rsidRPr="00E629D2">
        <w:rPr>
          <w:color w:val="0F0D29" w:themeColor="text1"/>
        </w:rPr>
        <w:t xml:space="preserve"> projected at </w:t>
      </w:r>
      <w:r w:rsidRPr="00E629D2">
        <w:rPr>
          <w:rStyle w:val="Strong"/>
          <w:color w:val="0F0D29" w:themeColor="text1"/>
        </w:rPr>
        <w:t>~$2.96B in 2029</w:t>
      </w:r>
      <w:r w:rsidRPr="00E629D2">
        <w:rPr>
          <w:color w:val="0F0D29" w:themeColor="text1"/>
        </w:rPr>
        <w:t>, maintaining financial flexibility.</w:t>
      </w:r>
    </w:p>
    <w:p w14:paraId="7254267B" w14:textId="77777777" w:rsidR="00CE123D" w:rsidRPr="00E629D2" w:rsidRDefault="00CE123D" w:rsidP="00E629D2">
      <w:pPr>
        <w:pStyle w:val="ListParagraph"/>
        <w:numPr>
          <w:ilvl w:val="0"/>
          <w:numId w:val="23"/>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Capital expenditures (CAPEX)</w:t>
      </w:r>
      <w:r w:rsidRPr="00E629D2">
        <w:rPr>
          <w:color w:val="0F0D29" w:themeColor="text1"/>
        </w:rPr>
        <w:t xml:space="preserve"> remain stable, averaging </w:t>
      </w:r>
      <w:r w:rsidRPr="00E629D2">
        <w:rPr>
          <w:rStyle w:val="Strong"/>
          <w:color w:val="0F0D29" w:themeColor="text1"/>
        </w:rPr>
        <w:t>~$600M per year</w:t>
      </w:r>
      <w:r w:rsidRPr="00E629D2">
        <w:rPr>
          <w:color w:val="0F0D29" w:themeColor="text1"/>
        </w:rPr>
        <w:t>, ensuring reinvestment without overextension.</w:t>
      </w:r>
    </w:p>
    <w:p w14:paraId="503D118D" w14:textId="77777777" w:rsidR="00CE123D" w:rsidRPr="00E629D2" w:rsidRDefault="00CE123D" w:rsidP="00E629D2">
      <w:pPr>
        <w:pStyle w:val="ListParagraph"/>
        <w:numPr>
          <w:ilvl w:val="0"/>
          <w:numId w:val="23"/>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Disciplined cost management</w:t>
      </w:r>
      <w:r w:rsidRPr="00E629D2">
        <w:rPr>
          <w:color w:val="0F0D29" w:themeColor="text1"/>
        </w:rPr>
        <w:t xml:space="preserve"> and </w:t>
      </w:r>
      <w:r w:rsidRPr="00E629D2">
        <w:rPr>
          <w:rStyle w:val="Strong"/>
          <w:color w:val="0F0D29" w:themeColor="text1"/>
        </w:rPr>
        <w:t>rising share buybacks (~58% of net income post-2025)</w:t>
      </w:r>
      <w:r w:rsidRPr="00E629D2">
        <w:rPr>
          <w:color w:val="0F0D29" w:themeColor="text1"/>
        </w:rPr>
        <w:t xml:space="preserve"> enhance shareholder value.</w:t>
      </w:r>
    </w:p>
    <w:p w14:paraId="70275F1E" w14:textId="5CAC120B" w:rsidR="00CE123D" w:rsidRPr="00E629D2" w:rsidRDefault="00CE123D" w:rsidP="00E629D2">
      <w:pPr>
        <w:pStyle w:val="ListParagraph"/>
        <w:numPr>
          <w:ilvl w:val="0"/>
          <w:numId w:val="23"/>
        </w:numPr>
        <w:spacing w:before="100" w:beforeAutospacing="1" w:after="100" w:afterAutospacing="1"/>
        <w:rPr>
          <w:color w:val="0F0D29" w:themeColor="text1"/>
        </w:rPr>
      </w:pPr>
      <w:r w:rsidRPr="00E629D2">
        <w:rPr>
          <w:rStyle w:val="Strong"/>
          <w:color w:val="0F0D29" w:themeColor="text1"/>
        </w:rPr>
        <w:lastRenderedPageBreak/>
        <w:t>Strong cash generation</w:t>
      </w:r>
      <w:r w:rsidRPr="00E629D2">
        <w:rPr>
          <w:color w:val="0F0D29" w:themeColor="text1"/>
        </w:rPr>
        <w:t xml:space="preserve"> ensures robust liquidity, with </w:t>
      </w:r>
      <w:r w:rsidRPr="00E629D2">
        <w:rPr>
          <w:rStyle w:val="Strong"/>
          <w:color w:val="0F0D29" w:themeColor="text1"/>
        </w:rPr>
        <w:t>cash reserves projected to reach $4.54B by 2029</w:t>
      </w:r>
      <w:r w:rsidRPr="00E629D2">
        <w:rPr>
          <w:color w:val="0F0D29" w:themeColor="text1"/>
        </w:rPr>
        <w:t>.</w:t>
      </w:r>
    </w:p>
    <w:p w14:paraId="3178E6D4" w14:textId="77777777" w:rsidR="00CE123D" w:rsidRPr="00E629D2" w:rsidRDefault="00CE123D" w:rsidP="00E629D2">
      <w:pPr>
        <w:pStyle w:val="Heading3"/>
        <w:rPr>
          <w:color w:val="0F0D29" w:themeColor="text1"/>
        </w:rPr>
      </w:pPr>
      <w:r w:rsidRPr="00E629D2">
        <w:rPr>
          <w:rStyle w:val="Strong"/>
          <w:b/>
          <w:bCs w:val="0"/>
          <w:color w:val="0F0D29" w:themeColor="text1"/>
        </w:rPr>
        <w:t>Balance Sheet &amp; Financial Stability</w:t>
      </w:r>
    </w:p>
    <w:p w14:paraId="0E2F6B2F" w14:textId="77777777" w:rsidR="00CE123D" w:rsidRPr="00E629D2" w:rsidRDefault="00CE123D" w:rsidP="00E629D2">
      <w:pPr>
        <w:pStyle w:val="ListParagraph"/>
        <w:numPr>
          <w:ilvl w:val="0"/>
          <w:numId w:val="24"/>
        </w:numPr>
        <w:spacing w:before="100" w:beforeAutospacing="1" w:after="100" w:afterAutospacing="1"/>
        <w:rPr>
          <w:color w:val="0F0D29" w:themeColor="text1"/>
        </w:rPr>
      </w:pPr>
      <w:r w:rsidRPr="00E629D2">
        <w:rPr>
          <w:rStyle w:val="Strong"/>
          <w:color w:val="0F0D29" w:themeColor="text1"/>
        </w:rPr>
        <w:t>Total assets</w:t>
      </w:r>
      <w:r w:rsidRPr="00E629D2">
        <w:rPr>
          <w:color w:val="0F0D29" w:themeColor="text1"/>
        </w:rPr>
        <w:t xml:space="preserve"> projected to reach </w:t>
      </w:r>
      <w:r w:rsidRPr="00E629D2">
        <w:rPr>
          <w:rStyle w:val="Strong"/>
          <w:color w:val="0F0D29" w:themeColor="text1"/>
        </w:rPr>
        <w:t>$22.54B by 2029</w:t>
      </w:r>
      <w:r w:rsidRPr="00E629D2">
        <w:rPr>
          <w:color w:val="0F0D29" w:themeColor="text1"/>
        </w:rPr>
        <w:t>, driven by consistent earnings retention.</w:t>
      </w:r>
    </w:p>
    <w:p w14:paraId="3F6CC004" w14:textId="77777777" w:rsidR="00CE123D" w:rsidRPr="00E629D2" w:rsidRDefault="00CE123D" w:rsidP="00E629D2">
      <w:pPr>
        <w:pStyle w:val="ListParagraph"/>
        <w:numPr>
          <w:ilvl w:val="0"/>
          <w:numId w:val="24"/>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Debt levels</w:t>
      </w:r>
      <w:r w:rsidRPr="00E629D2">
        <w:rPr>
          <w:color w:val="0F0D29" w:themeColor="text1"/>
        </w:rPr>
        <w:t xml:space="preserve"> are well-managed, with long-term liabilities gradually declining.</w:t>
      </w:r>
    </w:p>
    <w:p w14:paraId="6B3FDCE3" w14:textId="77777777" w:rsidR="00CE123D" w:rsidRPr="00E629D2" w:rsidRDefault="00CE123D" w:rsidP="00E629D2">
      <w:pPr>
        <w:pStyle w:val="ListParagraph"/>
        <w:numPr>
          <w:ilvl w:val="0"/>
          <w:numId w:val="24"/>
        </w:numPr>
        <w:spacing w:before="100" w:beforeAutospacing="1" w:after="100" w:afterAutospacing="1"/>
        <w:rPr>
          <w:color w:val="0F0D29" w:themeColor="text1"/>
        </w:rPr>
      </w:pPr>
      <w:r w:rsidRPr="00E629D2">
        <w:rPr>
          <w:rStyle w:val="Strong"/>
          <w:color w:val="0F0D29" w:themeColor="text1"/>
        </w:rPr>
        <w:t>Goodwill and intangibles</w:t>
      </w:r>
      <w:r w:rsidRPr="00E629D2">
        <w:rPr>
          <w:color w:val="0F0D29" w:themeColor="text1"/>
        </w:rPr>
        <w:t xml:space="preserve"> remain stable, indicating a steady acquisition strategy.</w:t>
      </w:r>
    </w:p>
    <w:p w14:paraId="063C2045" w14:textId="40C89D1B" w:rsidR="00CE123D" w:rsidRPr="00E629D2" w:rsidRDefault="00CE123D" w:rsidP="00E629D2">
      <w:pPr>
        <w:pStyle w:val="ListParagraph"/>
        <w:numPr>
          <w:ilvl w:val="0"/>
          <w:numId w:val="24"/>
        </w:numPr>
        <w:spacing w:before="100" w:beforeAutospacing="1" w:after="100" w:afterAutospacing="1"/>
        <w:rPr>
          <w:color w:val="0F0D29" w:themeColor="text1"/>
        </w:rPr>
      </w:pPr>
      <w:r w:rsidRPr="00E629D2">
        <w:rPr>
          <w:rStyle w:val="Strong"/>
          <w:color w:val="0F0D29" w:themeColor="text1"/>
        </w:rPr>
        <w:t>Strong liquidity</w:t>
      </w:r>
      <w:r w:rsidRPr="00E629D2">
        <w:rPr>
          <w:color w:val="0F0D29" w:themeColor="text1"/>
        </w:rPr>
        <w:t xml:space="preserve"> and </w:t>
      </w:r>
      <w:r w:rsidRPr="00E629D2">
        <w:rPr>
          <w:rStyle w:val="Strong"/>
          <w:color w:val="0F0D29" w:themeColor="text1"/>
        </w:rPr>
        <w:t>controlled leverage</w:t>
      </w:r>
      <w:r w:rsidRPr="00E629D2">
        <w:rPr>
          <w:color w:val="0F0D29" w:themeColor="text1"/>
        </w:rPr>
        <w:t xml:space="preserve"> reinforce balance sheet strength.</w:t>
      </w:r>
    </w:p>
    <w:p w14:paraId="4BAEB4F5" w14:textId="77777777" w:rsidR="00CE123D" w:rsidRPr="00E629D2" w:rsidRDefault="00CE123D" w:rsidP="00E629D2">
      <w:pPr>
        <w:pStyle w:val="Heading3"/>
        <w:rPr>
          <w:color w:val="0F0D29" w:themeColor="text1"/>
        </w:rPr>
      </w:pPr>
      <w:r w:rsidRPr="00E629D2">
        <w:rPr>
          <w:rStyle w:val="Strong"/>
          <w:b/>
          <w:bCs w:val="0"/>
          <w:color w:val="0F0D29" w:themeColor="text1"/>
        </w:rPr>
        <w:t>Asset Turnover &amp; Operational Efficiency</w:t>
      </w:r>
    </w:p>
    <w:p w14:paraId="58A9AC4D" w14:textId="77777777" w:rsidR="00CE123D" w:rsidRPr="00E629D2" w:rsidRDefault="00CE123D" w:rsidP="00E629D2">
      <w:pPr>
        <w:pStyle w:val="ListParagraph"/>
        <w:numPr>
          <w:ilvl w:val="0"/>
          <w:numId w:val="25"/>
        </w:numPr>
        <w:spacing w:before="100" w:beforeAutospacing="1" w:after="100" w:afterAutospacing="1"/>
        <w:rPr>
          <w:color w:val="0F0D29" w:themeColor="text1"/>
        </w:rPr>
      </w:pPr>
      <w:r w:rsidRPr="00E629D2">
        <w:rPr>
          <w:rStyle w:val="Strong"/>
          <w:color w:val="0F0D29" w:themeColor="text1"/>
        </w:rPr>
        <w:t>Accounts Receivable Turnover Ratio (ARTR)</w:t>
      </w:r>
      <w:r w:rsidRPr="00E629D2">
        <w:rPr>
          <w:color w:val="0F0D29" w:themeColor="text1"/>
        </w:rPr>
        <w:t xml:space="preserve"> improving from </w:t>
      </w:r>
      <w:r w:rsidRPr="00E629D2">
        <w:rPr>
          <w:rStyle w:val="Strong"/>
          <w:color w:val="0F0D29" w:themeColor="text1"/>
        </w:rPr>
        <w:t>5.39 (2020) to 4.86 (2024)</w:t>
      </w:r>
      <w:r w:rsidRPr="00E629D2">
        <w:rPr>
          <w:color w:val="0F0D29" w:themeColor="text1"/>
        </w:rPr>
        <w:t>, indicating efficiency gains.</w:t>
      </w:r>
    </w:p>
    <w:p w14:paraId="1F30AE60" w14:textId="299E6108" w:rsidR="00CE123D" w:rsidRPr="00E629D2" w:rsidRDefault="00CE123D" w:rsidP="00E629D2">
      <w:pPr>
        <w:pStyle w:val="ListParagraph"/>
        <w:numPr>
          <w:ilvl w:val="0"/>
          <w:numId w:val="25"/>
        </w:numPr>
        <w:spacing w:before="100" w:beforeAutospacing="1" w:after="100" w:afterAutospacing="1"/>
        <w:rPr>
          <w:color w:val="0F0D29" w:themeColor="text1"/>
        </w:rPr>
      </w:pPr>
      <w:r w:rsidRPr="00E629D2">
        <w:rPr>
          <w:rStyle w:val="Strong"/>
          <w:color w:val="0F0D29" w:themeColor="text1"/>
        </w:rPr>
        <w:t>Days Sales Outstanding (DSO)</w:t>
      </w:r>
      <w:r w:rsidRPr="00E629D2">
        <w:rPr>
          <w:color w:val="0F0D29" w:themeColor="text1"/>
        </w:rPr>
        <w:t xml:space="preserve"> rising from </w:t>
      </w:r>
      <w:r w:rsidRPr="00E629D2">
        <w:rPr>
          <w:rStyle w:val="Strong"/>
          <w:color w:val="0F0D29" w:themeColor="text1"/>
        </w:rPr>
        <w:t>67.66 (2020) to 75.07 (2024)</w:t>
      </w:r>
      <w:r w:rsidRPr="00E629D2">
        <w:rPr>
          <w:color w:val="0F0D29" w:themeColor="text1"/>
        </w:rPr>
        <w:t>, suggesting longer collection periods.</w:t>
      </w:r>
    </w:p>
    <w:p w14:paraId="065F8153" w14:textId="77777777" w:rsidR="00CE123D" w:rsidRPr="00E629D2" w:rsidRDefault="00CE123D" w:rsidP="00E629D2">
      <w:pPr>
        <w:pStyle w:val="ListParagraph"/>
        <w:numPr>
          <w:ilvl w:val="0"/>
          <w:numId w:val="25"/>
        </w:numPr>
        <w:spacing w:before="100" w:beforeAutospacing="1" w:after="100" w:afterAutospacing="1"/>
        <w:rPr>
          <w:color w:val="0F0D29" w:themeColor="text1"/>
        </w:rPr>
      </w:pPr>
      <w:r w:rsidRPr="00E629D2">
        <w:rPr>
          <w:rStyle w:val="Strong"/>
          <w:color w:val="0F0D29" w:themeColor="text1"/>
        </w:rPr>
        <w:t>Accounts Payable Turnover Ratio (APTR)</w:t>
      </w:r>
      <w:r w:rsidRPr="00E629D2">
        <w:rPr>
          <w:color w:val="0F0D29" w:themeColor="text1"/>
        </w:rPr>
        <w:t xml:space="preserve"> stabilizing at </w:t>
      </w:r>
      <w:r w:rsidRPr="00E629D2">
        <w:rPr>
          <w:rStyle w:val="Strong"/>
          <w:color w:val="0F0D29" w:themeColor="text1"/>
        </w:rPr>
        <w:t>38 (2024)</w:t>
      </w:r>
      <w:r w:rsidRPr="00E629D2">
        <w:rPr>
          <w:color w:val="0F0D29" w:themeColor="text1"/>
        </w:rPr>
        <w:t>, reflecting supplier payment consistency.</w:t>
      </w:r>
    </w:p>
    <w:p w14:paraId="6F72C7AA" w14:textId="77777777" w:rsidR="00CE123D" w:rsidRPr="00E629D2" w:rsidRDefault="00CE123D" w:rsidP="00E629D2">
      <w:pPr>
        <w:pStyle w:val="ListParagraph"/>
        <w:numPr>
          <w:ilvl w:val="0"/>
          <w:numId w:val="25"/>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Days Payable Outstanding (DPO)</w:t>
      </w:r>
      <w:r w:rsidRPr="00E629D2">
        <w:rPr>
          <w:color w:val="0F0D29" w:themeColor="text1"/>
        </w:rPr>
        <w:t xml:space="preserve"> consistent at </w:t>
      </w:r>
      <w:r w:rsidRPr="00E629D2">
        <w:rPr>
          <w:rStyle w:val="Strong"/>
          <w:color w:val="0F0D29" w:themeColor="text1"/>
        </w:rPr>
        <w:t>~11 days</w:t>
      </w:r>
      <w:r w:rsidRPr="00E629D2">
        <w:rPr>
          <w:color w:val="0F0D29" w:themeColor="text1"/>
        </w:rPr>
        <w:t>, ensuring steady supplier management.</w:t>
      </w:r>
    </w:p>
    <w:p w14:paraId="0860F632" w14:textId="7266DE80" w:rsidR="00CE123D" w:rsidRPr="00E629D2" w:rsidRDefault="00CE123D" w:rsidP="00E629D2">
      <w:pPr>
        <w:pStyle w:val="ListParagraph"/>
        <w:numPr>
          <w:ilvl w:val="0"/>
          <w:numId w:val="25"/>
        </w:numPr>
        <w:spacing w:before="100" w:beforeAutospacing="1" w:after="100" w:afterAutospacing="1"/>
        <w:rPr>
          <w:color w:val="0F0D29" w:themeColor="text1"/>
        </w:rPr>
      </w:pPr>
      <w:r w:rsidRPr="00E629D2">
        <w:rPr>
          <w:color w:val="0F0D29" w:themeColor="text1"/>
        </w:rPr>
        <w:t xml:space="preserve"> </w:t>
      </w:r>
      <w:r w:rsidRPr="00E629D2">
        <w:rPr>
          <w:rStyle w:val="Strong"/>
          <w:color w:val="0F0D29" w:themeColor="text1"/>
        </w:rPr>
        <w:t>PPE Turnover Ratio</w:t>
      </w:r>
      <w:r w:rsidRPr="00E629D2">
        <w:rPr>
          <w:color w:val="0F0D29" w:themeColor="text1"/>
        </w:rPr>
        <w:t xml:space="preserve"> improving from </w:t>
      </w:r>
      <w:r w:rsidRPr="00E629D2">
        <w:rPr>
          <w:rStyle w:val="Strong"/>
          <w:color w:val="0F0D29" w:themeColor="text1"/>
        </w:rPr>
        <w:t>10 (2020) to 14 (2024)</w:t>
      </w:r>
      <w:r w:rsidRPr="00E629D2">
        <w:rPr>
          <w:color w:val="0F0D29" w:themeColor="text1"/>
        </w:rPr>
        <w:t>, indicating effective asset utilization.</w:t>
      </w:r>
    </w:p>
    <w:p w14:paraId="0AD191D1" w14:textId="77777777" w:rsidR="00CE123D" w:rsidRPr="00E629D2" w:rsidRDefault="00CE123D" w:rsidP="00E629D2">
      <w:pPr>
        <w:pStyle w:val="Heading2"/>
        <w:spacing w:line="276" w:lineRule="auto"/>
        <w:rPr>
          <w:color w:val="0F0D29" w:themeColor="text1"/>
        </w:rPr>
      </w:pPr>
      <w:r w:rsidRPr="00E629D2">
        <w:rPr>
          <w:rStyle w:val="Strong"/>
          <w:b w:val="0"/>
          <w:bCs w:val="0"/>
          <w:color w:val="0F0D29" w:themeColor="text1"/>
        </w:rPr>
        <w:t>Valuation Analysis</w:t>
      </w:r>
    </w:p>
    <w:p w14:paraId="24D3B480" w14:textId="77777777" w:rsidR="00CE123D" w:rsidRPr="00E629D2" w:rsidRDefault="00CE123D" w:rsidP="00E629D2">
      <w:pPr>
        <w:pStyle w:val="Heading3"/>
        <w:rPr>
          <w:color w:val="0F0D29" w:themeColor="text1"/>
        </w:rPr>
      </w:pPr>
      <w:r w:rsidRPr="00E629D2">
        <w:rPr>
          <w:rStyle w:val="Strong"/>
          <w:b/>
          <w:bCs w:val="0"/>
          <w:color w:val="0F0D29" w:themeColor="text1"/>
        </w:rPr>
        <w:t>Discounted Cash Flow (DCF) Valuation</w:t>
      </w:r>
    </w:p>
    <w:p w14:paraId="68C06777" w14:textId="71F73416" w:rsidR="00CE123D" w:rsidRPr="00E629D2" w:rsidRDefault="00CE123D" w:rsidP="00E629D2">
      <w:pPr>
        <w:spacing w:before="100" w:beforeAutospacing="1" w:after="100" w:afterAutospacing="1"/>
        <w:rPr>
          <w:color w:val="0F0D29" w:themeColor="text1"/>
        </w:rPr>
      </w:pPr>
      <w:r w:rsidRPr="00E629D2">
        <w:rPr>
          <w:rStyle w:val="Strong"/>
          <w:color w:val="0F0D29" w:themeColor="text1"/>
        </w:rPr>
        <w:t>WACC</w:t>
      </w:r>
      <w:r w:rsidRPr="00E629D2">
        <w:rPr>
          <w:color w:val="0F0D29" w:themeColor="text1"/>
        </w:rPr>
        <w:t xml:space="preserve">: </w:t>
      </w:r>
      <w:r w:rsidRPr="00E629D2">
        <w:rPr>
          <w:rStyle w:val="Strong"/>
          <w:color w:val="0F0D29" w:themeColor="text1"/>
        </w:rPr>
        <w:t>8.48%</w:t>
      </w:r>
      <w:r w:rsidRPr="00E629D2">
        <w:rPr>
          <w:color w:val="0F0D29" w:themeColor="text1"/>
        </w:rPr>
        <w:t xml:space="preserve"> | </w:t>
      </w:r>
      <w:r w:rsidRPr="00E629D2">
        <w:rPr>
          <w:rStyle w:val="Strong"/>
          <w:color w:val="0F0D29" w:themeColor="text1"/>
        </w:rPr>
        <w:t>Long-Term Growth Rate (LTGR)</w:t>
      </w:r>
      <w:r w:rsidRPr="00E629D2">
        <w:rPr>
          <w:color w:val="0F0D29" w:themeColor="text1"/>
        </w:rPr>
        <w:t xml:space="preserve">: </w:t>
      </w:r>
      <w:r w:rsidRPr="00E629D2">
        <w:rPr>
          <w:rStyle w:val="Strong"/>
          <w:color w:val="0F0D29" w:themeColor="text1"/>
        </w:rPr>
        <w:t>2.60%</w:t>
      </w:r>
      <w:r w:rsidRPr="00E629D2">
        <w:rPr>
          <w:color w:val="0F0D29" w:themeColor="text1"/>
        </w:rPr>
        <w:br/>
      </w:r>
      <w:r w:rsidRPr="00E629D2">
        <w:rPr>
          <w:rStyle w:val="Strong"/>
          <w:color w:val="0F0D29" w:themeColor="text1"/>
        </w:rPr>
        <w:t>Intrinsic Share Price (DCF):</w:t>
      </w:r>
      <w:r w:rsidRPr="00E629D2">
        <w:rPr>
          <w:color w:val="0F0D29" w:themeColor="text1"/>
        </w:rPr>
        <w:t xml:space="preserve"> </w:t>
      </w:r>
      <w:r w:rsidRPr="00E629D2">
        <w:rPr>
          <w:rStyle w:val="Strong"/>
          <w:color w:val="0F0D29" w:themeColor="text1"/>
        </w:rPr>
        <w:t>$7</w:t>
      </w:r>
      <w:r w:rsidR="007B6F88">
        <w:rPr>
          <w:rStyle w:val="Strong"/>
          <w:color w:val="0F0D29" w:themeColor="text1"/>
        </w:rPr>
        <w:t>7</w:t>
      </w:r>
      <w:r w:rsidRPr="00E629D2">
        <w:rPr>
          <w:rStyle w:val="Strong"/>
          <w:color w:val="0F0D29" w:themeColor="text1"/>
        </w:rPr>
        <w:t>.</w:t>
      </w:r>
      <w:r w:rsidR="007B6F88">
        <w:rPr>
          <w:rStyle w:val="Strong"/>
          <w:color w:val="0F0D29" w:themeColor="text1"/>
        </w:rPr>
        <w:t>7</w:t>
      </w:r>
      <w:r w:rsidRPr="00E629D2">
        <w:rPr>
          <w:rStyle w:val="Strong"/>
          <w:color w:val="0F0D29" w:themeColor="text1"/>
        </w:rPr>
        <w:t>5</w:t>
      </w:r>
      <w:r w:rsidRPr="00E629D2">
        <w:rPr>
          <w:color w:val="0F0D29" w:themeColor="text1"/>
        </w:rPr>
        <w:br/>
      </w:r>
      <w:r w:rsidRPr="00E629D2">
        <w:rPr>
          <w:rStyle w:val="Strong"/>
          <w:color w:val="0F0D29" w:themeColor="text1"/>
        </w:rPr>
        <w:t>Total Enterprise Value (EV):</w:t>
      </w:r>
      <w:r w:rsidRPr="00E629D2">
        <w:rPr>
          <w:color w:val="0F0D29" w:themeColor="text1"/>
        </w:rPr>
        <w:t xml:space="preserve"> </w:t>
      </w:r>
      <w:r w:rsidRPr="00E629D2">
        <w:rPr>
          <w:rStyle w:val="Strong"/>
          <w:color w:val="0F0D29" w:themeColor="text1"/>
        </w:rPr>
        <w:t>$35.03B</w:t>
      </w:r>
      <w:r w:rsidRPr="00E629D2">
        <w:rPr>
          <w:color w:val="0F0D29" w:themeColor="text1"/>
        </w:rPr>
        <w:br/>
      </w:r>
      <w:r w:rsidRPr="00E629D2">
        <w:rPr>
          <w:rStyle w:val="Strong"/>
          <w:color w:val="0F0D29" w:themeColor="text1"/>
        </w:rPr>
        <w:t>Present Value of Terminal Value (Gordon Growth Model):</w:t>
      </w:r>
      <w:r w:rsidRPr="00E629D2">
        <w:rPr>
          <w:color w:val="0F0D29" w:themeColor="text1"/>
        </w:rPr>
        <w:t xml:space="preserve"> </w:t>
      </w:r>
      <w:r w:rsidRPr="00E629D2">
        <w:rPr>
          <w:rStyle w:val="Strong"/>
          <w:color w:val="0F0D29" w:themeColor="text1"/>
        </w:rPr>
        <w:t>$25.02B</w:t>
      </w:r>
    </w:p>
    <w:p w14:paraId="384E3FAF" w14:textId="6581DD34" w:rsidR="00CE123D" w:rsidRPr="00E629D2" w:rsidRDefault="00CE123D" w:rsidP="00E629D2">
      <w:pPr>
        <w:pStyle w:val="Heading2"/>
        <w:spacing w:line="276" w:lineRule="auto"/>
        <w:rPr>
          <w:color w:val="0F0D29" w:themeColor="text1"/>
        </w:rPr>
      </w:pPr>
      <w:r w:rsidRPr="00E629D2">
        <w:rPr>
          <w:rStyle w:val="Strong"/>
          <w:b w:val="0"/>
          <w:bCs w:val="0"/>
          <w:color w:val="0F0D29" w:themeColor="text1"/>
        </w:rPr>
        <w:lastRenderedPageBreak/>
        <w:t>Investment Considerations &amp; Risks</w:t>
      </w:r>
    </w:p>
    <w:p w14:paraId="2CEDF54A" w14:textId="77777777" w:rsidR="00CE123D" w:rsidRPr="00E629D2" w:rsidRDefault="00CE123D" w:rsidP="00E629D2">
      <w:pPr>
        <w:pStyle w:val="Heading3"/>
        <w:rPr>
          <w:color w:val="0F0D29" w:themeColor="text1"/>
        </w:rPr>
      </w:pPr>
      <w:r w:rsidRPr="00E629D2">
        <w:rPr>
          <w:rStyle w:val="Strong"/>
          <w:b/>
          <w:bCs w:val="0"/>
          <w:color w:val="0F0D29" w:themeColor="text1"/>
        </w:rPr>
        <w:t>Upside Catalysts</w:t>
      </w:r>
    </w:p>
    <w:p w14:paraId="559038EF" w14:textId="77777777" w:rsidR="007D53EB" w:rsidRPr="00821BDE" w:rsidRDefault="00CE123D" w:rsidP="00E629D2">
      <w:pPr>
        <w:pStyle w:val="ListParagraph"/>
        <w:numPr>
          <w:ilvl w:val="0"/>
          <w:numId w:val="26"/>
        </w:numPr>
        <w:spacing w:before="100" w:beforeAutospacing="1" w:after="100" w:afterAutospacing="1"/>
        <w:rPr>
          <w:b w:val="0"/>
          <w:bCs/>
          <w:color w:val="0F0D29" w:themeColor="text1"/>
        </w:rPr>
      </w:pPr>
      <w:r w:rsidRPr="00821BDE">
        <w:rPr>
          <w:rStyle w:val="Strong"/>
          <w:b/>
          <w:bCs w:val="0"/>
          <w:color w:val="0F0D29" w:themeColor="text1"/>
        </w:rPr>
        <w:t>Healthcare &amp; Emerging Segments Drive Growth</w:t>
      </w:r>
      <w:r w:rsidRPr="00E629D2">
        <w:rPr>
          <w:color w:val="0F0D29" w:themeColor="text1"/>
        </w:rPr>
        <w:t xml:space="preserve"> </w:t>
      </w:r>
      <w:r w:rsidRPr="00821BDE">
        <w:rPr>
          <w:b w:val="0"/>
          <w:bCs/>
          <w:color w:val="0F0D29" w:themeColor="text1"/>
        </w:rPr>
        <w:t>– Stable expansion in Healthcare, Products &amp; Resources, and CMT provides long-term revenue visibility.</w:t>
      </w:r>
    </w:p>
    <w:p w14:paraId="08326084" w14:textId="77777777" w:rsidR="007D53EB" w:rsidRPr="00881F16" w:rsidRDefault="00CE123D" w:rsidP="00E629D2">
      <w:pPr>
        <w:pStyle w:val="ListParagraph"/>
        <w:numPr>
          <w:ilvl w:val="0"/>
          <w:numId w:val="26"/>
        </w:numPr>
        <w:spacing w:before="100" w:beforeAutospacing="1" w:after="100" w:afterAutospacing="1"/>
        <w:rPr>
          <w:b w:val="0"/>
          <w:bCs/>
          <w:color w:val="0F0D29" w:themeColor="text1"/>
        </w:rPr>
      </w:pPr>
      <w:r w:rsidRPr="00821BDE">
        <w:rPr>
          <w:rStyle w:val="Strong"/>
          <w:b/>
          <w:bCs w:val="0"/>
          <w:color w:val="0F0D29" w:themeColor="text1"/>
        </w:rPr>
        <w:t>Operational Efficiencies &amp; Cost Control</w:t>
      </w:r>
      <w:r w:rsidRPr="00821BDE">
        <w:rPr>
          <w:b w:val="0"/>
          <w:bCs/>
          <w:color w:val="0F0D29" w:themeColor="text1"/>
        </w:rPr>
        <w:t xml:space="preserve"> – </w:t>
      </w:r>
      <w:r w:rsidRPr="00881F16">
        <w:rPr>
          <w:b w:val="0"/>
          <w:bCs/>
          <w:color w:val="0F0D29" w:themeColor="text1"/>
        </w:rPr>
        <w:t>Improved SG&amp;A efficiency (</w:t>
      </w:r>
      <w:del w:id="0" w:author="Unknown">
        <w:r w:rsidRPr="00881F16">
          <w:rPr>
            <w:b w:val="0"/>
            <w:bCs/>
            <w:color w:val="0F0D29" w:themeColor="text1"/>
          </w:rPr>
          <w:delText>50% of gross profit) and disciplined CAPEX (</w:delText>
        </w:r>
      </w:del>
      <w:r w:rsidRPr="00881F16">
        <w:rPr>
          <w:b w:val="0"/>
          <w:bCs/>
          <w:color w:val="0F0D29" w:themeColor="text1"/>
        </w:rPr>
        <w:t>$600M annually) enhance margins.</w:t>
      </w:r>
    </w:p>
    <w:p w14:paraId="3FE7F41F" w14:textId="25A6B9CB" w:rsidR="00CE123D" w:rsidRPr="00E629D2" w:rsidRDefault="00CE123D" w:rsidP="00E629D2">
      <w:pPr>
        <w:pStyle w:val="ListParagraph"/>
        <w:numPr>
          <w:ilvl w:val="0"/>
          <w:numId w:val="26"/>
        </w:numPr>
        <w:spacing w:before="100" w:beforeAutospacing="1" w:after="100" w:afterAutospacing="1"/>
        <w:rPr>
          <w:color w:val="0F0D29" w:themeColor="text1"/>
        </w:rPr>
      </w:pPr>
      <w:r w:rsidRPr="00821BDE">
        <w:rPr>
          <w:rStyle w:val="Strong"/>
          <w:b/>
          <w:bCs w:val="0"/>
          <w:color w:val="0F0D29" w:themeColor="text1"/>
        </w:rPr>
        <w:t>Strong Shareholder Returns</w:t>
      </w:r>
      <w:r w:rsidRPr="00821BDE">
        <w:rPr>
          <w:b w:val="0"/>
          <w:bCs/>
          <w:color w:val="0F0D29" w:themeColor="text1"/>
        </w:rPr>
        <w:t xml:space="preserve"> – Significant buybacks (~58% of net income) and steady dividend payout (~28% of PAT) support investor confidence</w:t>
      </w:r>
      <w:r w:rsidRPr="00E629D2">
        <w:rPr>
          <w:color w:val="0F0D29" w:themeColor="text1"/>
        </w:rPr>
        <w:t>.</w:t>
      </w:r>
    </w:p>
    <w:p w14:paraId="408D13BE" w14:textId="77777777" w:rsidR="00CE123D" w:rsidRPr="00E629D2" w:rsidRDefault="00CE123D" w:rsidP="00E629D2">
      <w:pPr>
        <w:pStyle w:val="Heading3"/>
        <w:rPr>
          <w:color w:val="0F0D29" w:themeColor="text1"/>
        </w:rPr>
      </w:pPr>
      <w:r w:rsidRPr="00E629D2">
        <w:rPr>
          <w:rStyle w:val="Strong"/>
          <w:b/>
          <w:bCs w:val="0"/>
          <w:color w:val="0F0D29" w:themeColor="text1"/>
        </w:rPr>
        <w:t>Key Risks</w:t>
      </w:r>
    </w:p>
    <w:p w14:paraId="58066168" w14:textId="77777777" w:rsidR="007D53EB" w:rsidRPr="00821BDE" w:rsidRDefault="00CE123D" w:rsidP="00E629D2">
      <w:pPr>
        <w:spacing w:before="100" w:beforeAutospacing="1" w:after="100" w:afterAutospacing="1"/>
        <w:rPr>
          <w:b w:val="0"/>
          <w:bCs/>
          <w:color w:val="0F0D29" w:themeColor="text1"/>
        </w:rPr>
      </w:pPr>
      <w:r w:rsidRPr="00821BDE">
        <w:rPr>
          <w:rStyle w:val="Strong"/>
          <w:b/>
          <w:bCs w:val="0"/>
          <w:color w:val="0F0D29" w:themeColor="text1"/>
        </w:rPr>
        <w:t>Financial Services Weakness</w:t>
      </w:r>
      <w:r w:rsidRPr="00E629D2">
        <w:rPr>
          <w:color w:val="0F0D29" w:themeColor="text1"/>
        </w:rPr>
        <w:t xml:space="preserve"> – </w:t>
      </w:r>
      <w:r w:rsidRPr="00821BDE">
        <w:rPr>
          <w:b w:val="0"/>
          <w:bCs/>
          <w:color w:val="0F0D29" w:themeColor="text1"/>
        </w:rPr>
        <w:t>Growth challenges in Financial Services pose revenue headwinds.</w:t>
      </w:r>
    </w:p>
    <w:p w14:paraId="7F3B28A0" w14:textId="20AA1DE2" w:rsidR="00CE123D" w:rsidRPr="00E629D2" w:rsidRDefault="00CE123D" w:rsidP="00E629D2">
      <w:pPr>
        <w:spacing w:before="100" w:beforeAutospacing="1" w:after="100" w:afterAutospacing="1"/>
        <w:rPr>
          <w:color w:val="0F0D29" w:themeColor="text1"/>
        </w:rPr>
      </w:pPr>
      <w:r w:rsidRPr="00821BDE">
        <w:rPr>
          <w:rStyle w:val="Strong"/>
          <w:b/>
          <w:bCs w:val="0"/>
          <w:color w:val="0F0D29" w:themeColor="text1"/>
        </w:rPr>
        <w:t>Rising Cost Pressures</w:t>
      </w:r>
      <w:r w:rsidRPr="00E629D2">
        <w:rPr>
          <w:color w:val="0F0D29" w:themeColor="text1"/>
        </w:rPr>
        <w:t xml:space="preserve"> – </w:t>
      </w:r>
      <w:r w:rsidRPr="00821BDE">
        <w:rPr>
          <w:b w:val="0"/>
          <w:bCs/>
          <w:color w:val="0F0D29" w:themeColor="text1"/>
        </w:rPr>
        <w:t>Higher cost of revenue may squeeze margins, requiring continued efficiency measures.</w:t>
      </w:r>
      <w:r w:rsidRPr="00821BDE">
        <w:rPr>
          <w:b w:val="0"/>
          <w:bCs/>
          <w:color w:val="0F0D29" w:themeColor="text1"/>
        </w:rPr>
        <w:br/>
      </w:r>
      <w:r w:rsidRPr="00821BDE">
        <w:rPr>
          <w:rStyle w:val="Strong"/>
          <w:b/>
          <w:bCs w:val="0"/>
          <w:color w:val="0F0D29" w:themeColor="text1"/>
        </w:rPr>
        <w:t>Macroeconomic Sensitivity</w:t>
      </w:r>
      <w:r w:rsidRPr="00E629D2">
        <w:rPr>
          <w:color w:val="0F0D29" w:themeColor="text1"/>
        </w:rPr>
        <w:t xml:space="preserve"> – </w:t>
      </w:r>
      <w:r w:rsidRPr="00821BDE">
        <w:rPr>
          <w:b w:val="0"/>
          <w:bCs/>
          <w:color w:val="0F0D29" w:themeColor="text1"/>
        </w:rPr>
        <w:t>Global economic fluctuations and IT spending trends impact client demand and contract renewals.</w:t>
      </w:r>
    </w:p>
    <w:p w14:paraId="1B9282B4" w14:textId="77777777" w:rsidR="00CE123D" w:rsidRPr="00E629D2" w:rsidRDefault="00CE123D" w:rsidP="00E629D2">
      <w:pPr>
        <w:pStyle w:val="Heading2"/>
        <w:spacing w:line="276" w:lineRule="auto"/>
        <w:rPr>
          <w:color w:val="0F0D29" w:themeColor="text1"/>
        </w:rPr>
      </w:pPr>
      <w:r w:rsidRPr="00E629D2">
        <w:rPr>
          <w:rStyle w:val="Strong"/>
          <w:b w:val="0"/>
          <w:bCs w:val="0"/>
          <w:color w:val="0F0D29" w:themeColor="text1"/>
        </w:rPr>
        <w:t>Final Recommendation</w:t>
      </w:r>
    </w:p>
    <w:p w14:paraId="5EAD018A" w14:textId="77777777" w:rsidR="00CE123D" w:rsidRPr="00821BDE" w:rsidRDefault="00CE123D" w:rsidP="00E629D2">
      <w:pPr>
        <w:spacing w:before="100" w:beforeAutospacing="1" w:after="100" w:afterAutospacing="1"/>
        <w:rPr>
          <w:color w:val="0F0D29" w:themeColor="text1"/>
        </w:rPr>
      </w:pPr>
      <w:r w:rsidRPr="00821BDE">
        <w:rPr>
          <w:color w:val="0F0D29" w:themeColor="text1"/>
        </w:rPr>
        <w:t xml:space="preserve">Cognizant’s </w:t>
      </w:r>
      <w:r w:rsidRPr="00821BDE">
        <w:rPr>
          <w:rStyle w:val="Strong"/>
          <w:color w:val="0F0D29" w:themeColor="text1"/>
        </w:rPr>
        <w:t>strong cash flows</w:t>
      </w:r>
      <w:r w:rsidRPr="00821BDE">
        <w:rPr>
          <w:color w:val="0F0D29" w:themeColor="text1"/>
        </w:rPr>
        <w:t xml:space="preserve">, </w:t>
      </w:r>
      <w:r w:rsidRPr="00821BDE">
        <w:rPr>
          <w:rStyle w:val="Strong"/>
          <w:color w:val="0F0D29" w:themeColor="text1"/>
        </w:rPr>
        <w:t>diversified sector exposure</w:t>
      </w:r>
      <w:r w:rsidRPr="00821BDE">
        <w:rPr>
          <w:color w:val="0F0D29" w:themeColor="text1"/>
        </w:rPr>
        <w:t xml:space="preserve">, </w:t>
      </w:r>
      <w:r w:rsidRPr="00821BDE">
        <w:rPr>
          <w:b w:val="0"/>
          <w:bCs/>
          <w:color w:val="0F0D29" w:themeColor="text1"/>
        </w:rPr>
        <w:t>and</w:t>
      </w:r>
      <w:r w:rsidRPr="00821BDE">
        <w:rPr>
          <w:color w:val="0F0D29" w:themeColor="text1"/>
        </w:rPr>
        <w:t xml:space="preserve"> </w:t>
      </w:r>
      <w:r w:rsidRPr="00821BDE">
        <w:rPr>
          <w:rStyle w:val="Strong"/>
          <w:color w:val="0F0D29" w:themeColor="text1"/>
        </w:rPr>
        <w:t>disciplined capital allocation</w:t>
      </w:r>
      <w:r w:rsidRPr="00821BDE">
        <w:rPr>
          <w:color w:val="0F0D29" w:themeColor="text1"/>
        </w:rPr>
        <w:t xml:space="preserve"> </w:t>
      </w:r>
      <w:r w:rsidRPr="00821BDE">
        <w:rPr>
          <w:b w:val="0"/>
          <w:bCs/>
          <w:color w:val="0F0D29" w:themeColor="text1"/>
        </w:rPr>
        <w:t>ensure financial resilience. However</w:t>
      </w:r>
      <w:r w:rsidRPr="00821BDE">
        <w:rPr>
          <w:color w:val="0F0D29" w:themeColor="text1"/>
        </w:rPr>
        <w:t xml:space="preserve">, </w:t>
      </w:r>
      <w:r w:rsidRPr="00821BDE">
        <w:rPr>
          <w:rStyle w:val="Strong"/>
          <w:color w:val="0F0D29" w:themeColor="text1"/>
        </w:rPr>
        <w:t>weakness in Financial Services</w:t>
      </w:r>
      <w:r w:rsidRPr="00821BDE">
        <w:rPr>
          <w:color w:val="0F0D29" w:themeColor="text1"/>
        </w:rPr>
        <w:t xml:space="preserve">, </w:t>
      </w:r>
      <w:r w:rsidRPr="00821BDE">
        <w:rPr>
          <w:rStyle w:val="Strong"/>
          <w:color w:val="0F0D29" w:themeColor="text1"/>
        </w:rPr>
        <w:t>rising cost pressures</w:t>
      </w:r>
      <w:r w:rsidRPr="00821BDE">
        <w:rPr>
          <w:b w:val="0"/>
          <w:bCs/>
          <w:color w:val="0F0D29" w:themeColor="text1"/>
        </w:rPr>
        <w:t>, and</w:t>
      </w:r>
      <w:r w:rsidRPr="00821BDE">
        <w:rPr>
          <w:color w:val="0F0D29" w:themeColor="text1"/>
        </w:rPr>
        <w:t xml:space="preserve"> </w:t>
      </w:r>
      <w:r w:rsidRPr="00821BDE">
        <w:rPr>
          <w:rStyle w:val="Strong"/>
          <w:color w:val="0F0D29" w:themeColor="text1"/>
        </w:rPr>
        <w:t>overvaluation based on DCF</w:t>
      </w:r>
      <w:r w:rsidRPr="00821BDE">
        <w:rPr>
          <w:color w:val="0F0D29" w:themeColor="text1"/>
        </w:rPr>
        <w:t xml:space="preserve"> </w:t>
      </w:r>
      <w:r w:rsidRPr="00821BDE">
        <w:rPr>
          <w:b w:val="0"/>
          <w:bCs/>
          <w:color w:val="0F0D29" w:themeColor="text1"/>
        </w:rPr>
        <w:t>indicate limited upside potential</w:t>
      </w:r>
      <w:r w:rsidRPr="00821BDE">
        <w:rPr>
          <w:color w:val="0F0D29" w:themeColor="text1"/>
        </w:rPr>
        <w:t xml:space="preserve">. </w:t>
      </w:r>
      <w:r w:rsidRPr="00821BDE">
        <w:rPr>
          <w:b w:val="0"/>
          <w:bCs/>
          <w:color w:val="0F0D29" w:themeColor="text1"/>
        </w:rPr>
        <w:t xml:space="preserve">Given that the DCF valuation suggests a fair value of </w:t>
      </w:r>
      <w:r w:rsidRPr="00821BDE">
        <w:rPr>
          <w:rStyle w:val="Strong"/>
          <w:b/>
          <w:bCs w:val="0"/>
          <w:color w:val="0F0D29" w:themeColor="text1"/>
        </w:rPr>
        <w:t>$70.45</w:t>
      </w:r>
      <w:r w:rsidRPr="00821BDE">
        <w:rPr>
          <w:b w:val="0"/>
          <w:bCs/>
          <w:color w:val="0F0D29" w:themeColor="text1"/>
        </w:rPr>
        <w:t>, which is</w:t>
      </w:r>
      <w:r w:rsidRPr="00821BDE">
        <w:rPr>
          <w:color w:val="0F0D29" w:themeColor="text1"/>
        </w:rPr>
        <w:t xml:space="preserve"> </w:t>
      </w:r>
      <w:r w:rsidRPr="00821BDE">
        <w:rPr>
          <w:rStyle w:val="Strong"/>
          <w:color w:val="0F0D29" w:themeColor="text1"/>
        </w:rPr>
        <w:t>below the current market price</w:t>
      </w:r>
      <w:r w:rsidRPr="00821BDE">
        <w:rPr>
          <w:b w:val="0"/>
          <w:bCs/>
          <w:color w:val="0F0D29" w:themeColor="text1"/>
        </w:rPr>
        <w:t xml:space="preserve">, the stock appears </w:t>
      </w:r>
      <w:r w:rsidRPr="00821BDE">
        <w:rPr>
          <w:rStyle w:val="Strong"/>
          <w:b/>
          <w:bCs w:val="0"/>
          <w:color w:val="0F0D29" w:themeColor="text1"/>
          <w:highlight w:val="yellow"/>
        </w:rPr>
        <w:t>overvalued</w:t>
      </w:r>
      <w:r w:rsidRPr="00821BDE">
        <w:rPr>
          <w:color w:val="0F0D29" w:themeColor="text1"/>
          <w:highlight w:val="yellow"/>
        </w:rPr>
        <w:t>.</w:t>
      </w:r>
    </w:p>
    <w:p w14:paraId="2E20F648" w14:textId="39492BE3" w:rsidR="00CE123D" w:rsidRPr="00E629D2" w:rsidRDefault="00CE123D" w:rsidP="00E629D2">
      <w:pPr>
        <w:spacing w:before="100" w:beforeAutospacing="1" w:after="100" w:afterAutospacing="1"/>
        <w:rPr>
          <w:color w:val="0F0D29" w:themeColor="text1"/>
        </w:rPr>
      </w:pPr>
      <w:r w:rsidRPr="00E629D2">
        <w:rPr>
          <w:rFonts w:ascii="Segoe UI Emoji" w:hAnsi="Segoe UI Emoji" w:cs="Segoe UI Emoji"/>
          <w:color w:val="0F0D29" w:themeColor="text1"/>
        </w:rPr>
        <w:t>🔹</w:t>
      </w:r>
      <w:r w:rsidRPr="00E629D2">
        <w:rPr>
          <w:color w:val="0F0D29" w:themeColor="text1"/>
        </w:rPr>
        <w:t xml:space="preserve"> </w:t>
      </w:r>
      <w:r w:rsidRPr="00E629D2">
        <w:rPr>
          <w:rStyle w:val="Strong"/>
          <w:color w:val="0F0D29" w:themeColor="text1"/>
        </w:rPr>
        <w:t>Investment Stance: SELL</w:t>
      </w:r>
      <w:r w:rsidRPr="00E629D2">
        <w:rPr>
          <w:color w:val="0F0D29" w:themeColor="text1"/>
        </w:rPr>
        <w:br/>
      </w:r>
      <w:r w:rsidRPr="00E629D2">
        <w:rPr>
          <w:rFonts w:ascii="Segoe UI Emoji" w:hAnsi="Segoe UI Emoji" w:cs="Segoe UI Emoji"/>
          <w:color w:val="0F0D29" w:themeColor="text1"/>
        </w:rPr>
        <w:t>🔹</w:t>
      </w:r>
      <w:r w:rsidRPr="00E629D2">
        <w:rPr>
          <w:color w:val="0F0D29" w:themeColor="text1"/>
        </w:rPr>
        <w:t xml:space="preserve"> </w:t>
      </w:r>
      <w:r w:rsidRPr="00E629D2">
        <w:rPr>
          <w:rStyle w:val="Strong"/>
          <w:color w:val="0F0D29" w:themeColor="text1"/>
        </w:rPr>
        <w:t>Target Price Range: $65 - $75</w:t>
      </w:r>
      <w:r w:rsidRPr="00E629D2">
        <w:rPr>
          <w:color w:val="0F0D29" w:themeColor="text1"/>
        </w:rPr>
        <w:br/>
      </w:r>
    </w:p>
    <w:p w14:paraId="12E44BA3" w14:textId="5B3667EE" w:rsidR="002E4C18" w:rsidRPr="00E629D2" w:rsidRDefault="002E4C18" w:rsidP="00DF027C">
      <w:pPr>
        <w:rPr>
          <w:rFonts w:ascii="Times New Roman" w:hAnsi="Times New Roman" w:cs="Times New Roman"/>
          <w:color w:val="0F0D29" w:themeColor="text1"/>
        </w:rPr>
      </w:pPr>
    </w:p>
    <w:p w14:paraId="513E0CBF" w14:textId="547BDBD2" w:rsidR="002E4C18" w:rsidRPr="00E629D2" w:rsidRDefault="002E4C18" w:rsidP="00DF027C">
      <w:pPr>
        <w:rPr>
          <w:rFonts w:ascii="Times New Roman" w:hAnsi="Times New Roman" w:cs="Times New Roman"/>
          <w:color w:val="0F0D29" w:themeColor="text1"/>
        </w:rPr>
      </w:pPr>
    </w:p>
    <w:p w14:paraId="47BC2BD5" w14:textId="6431B6C8" w:rsidR="002E4C18" w:rsidRPr="00E629D2" w:rsidRDefault="002E4C18" w:rsidP="00DF027C">
      <w:pPr>
        <w:rPr>
          <w:rFonts w:ascii="Times New Roman" w:hAnsi="Times New Roman" w:cs="Times New Roman"/>
          <w:color w:val="0F0D29" w:themeColor="text1"/>
        </w:rPr>
      </w:pPr>
    </w:p>
    <w:p w14:paraId="623E0E04" w14:textId="49AAE843" w:rsidR="007D53EB" w:rsidRPr="00E629D2" w:rsidRDefault="007D53EB" w:rsidP="00DF027C">
      <w:pPr>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Exhibit 1</w:t>
      </w:r>
      <w:r w:rsidR="00E629D2">
        <w:rPr>
          <w:rFonts w:ascii="Times New Roman" w:hAnsi="Times New Roman" w:cs="Times New Roman"/>
          <w:color w:val="0F0D29" w:themeColor="text1"/>
        </w:rPr>
        <w:t>- Revenue Segment</w:t>
      </w:r>
    </w:p>
    <w:p w14:paraId="6E9F8AD1" w14:textId="44A2D940" w:rsidR="00657F9F" w:rsidRPr="00E629D2" w:rsidRDefault="00E31470" w:rsidP="00DF027C">
      <w:pPr>
        <w:rPr>
          <w:rFonts w:ascii="Times New Roman" w:hAnsi="Times New Roman" w:cs="Times New Roman"/>
          <w:color w:val="0F0D29" w:themeColor="text1"/>
        </w:rPr>
      </w:pPr>
      <w:r w:rsidRPr="00E629D2">
        <w:rPr>
          <w:noProof/>
          <w:color w:val="0F0D29" w:themeColor="text1"/>
        </w:rPr>
        <w:drawing>
          <wp:inline distT="0" distB="0" distL="0" distR="0" wp14:anchorId="3675493D" wp14:editId="42CFCD5F">
            <wp:extent cx="6309360" cy="262070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9360" cy="2620703"/>
                    </a:xfrm>
                    <a:prstGeom prst="rect">
                      <a:avLst/>
                    </a:prstGeom>
                    <a:noFill/>
                    <a:ln>
                      <a:noFill/>
                    </a:ln>
                  </pic:spPr>
                </pic:pic>
              </a:graphicData>
            </a:graphic>
          </wp:inline>
        </w:drawing>
      </w:r>
    </w:p>
    <w:p w14:paraId="3394BBD9" w14:textId="7FAD404B" w:rsidR="00657F9F" w:rsidRPr="00E629D2" w:rsidRDefault="007D53EB" w:rsidP="00DF027C">
      <w:pPr>
        <w:rPr>
          <w:rFonts w:ascii="Times New Roman" w:hAnsi="Times New Roman" w:cs="Times New Roman"/>
          <w:color w:val="0F0D29" w:themeColor="text1"/>
        </w:rPr>
      </w:pPr>
      <w:r w:rsidRPr="00E629D2">
        <w:rPr>
          <w:rFonts w:ascii="Times New Roman" w:hAnsi="Times New Roman" w:cs="Times New Roman"/>
          <w:color w:val="0F0D29" w:themeColor="text1"/>
        </w:rPr>
        <w:t>Exhibit2</w:t>
      </w:r>
      <w:r w:rsidR="00E629D2">
        <w:rPr>
          <w:rFonts w:ascii="Times New Roman" w:hAnsi="Times New Roman" w:cs="Times New Roman"/>
          <w:color w:val="0F0D29" w:themeColor="text1"/>
        </w:rPr>
        <w:t>- Income Statement</w:t>
      </w:r>
    </w:p>
    <w:p w14:paraId="7F065926" w14:textId="00C3D15B" w:rsidR="00657F9F" w:rsidRPr="00E629D2" w:rsidRDefault="00657F9F" w:rsidP="00DF027C">
      <w:pPr>
        <w:rPr>
          <w:rFonts w:ascii="Times New Roman" w:hAnsi="Times New Roman" w:cs="Times New Roman"/>
          <w:color w:val="0F0D29" w:themeColor="text1"/>
        </w:rPr>
      </w:pPr>
    </w:p>
    <w:p w14:paraId="419DC0C2" w14:textId="3D6CEAFF" w:rsidR="00657F9F" w:rsidRPr="00E629D2" w:rsidRDefault="00E31470" w:rsidP="00DF027C">
      <w:pPr>
        <w:rPr>
          <w:rFonts w:ascii="Times New Roman" w:hAnsi="Times New Roman" w:cs="Times New Roman"/>
          <w:color w:val="0F0D29" w:themeColor="text1"/>
        </w:rPr>
      </w:pPr>
      <w:r w:rsidRPr="00E629D2">
        <w:rPr>
          <w:noProof/>
          <w:color w:val="0F0D29" w:themeColor="text1"/>
        </w:rPr>
        <w:drawing>
          <wp:inline distT="0" distB="0" distL="0" distR="0" wp14:anchorId="168008AA" wp14:editId="3C166B35">
            <wp:extent cx="6309360" cy="5095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9360" cy="5095479"/>
                    </a:xfrm>
                    <a:prstGeom prst="rect">
                      <a:avLst/>
                    </a:prstGeom>
                    <a:noFill/>
                    <a:ln>
                      <a:noFill/>
                    </a:ln>
                  </pic:spPr>
                </pic:pic>
              </a:graphicData>
            </a:graphic>
          </wp:inline>
        </w:drawing>
      </w:r>
    </w:p>
    <w:p w14:paraId="1A4F1D7D" w14:textId="2E8DE9B7" w:rsidR="00657F9F" w:rsidRPr="00E629D2" w:rsidRDefault="007D53EB" w:rsidP="00DF027C">
      <w:pPr>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Exhibit 3</w:t>
      </w:r>
      <w:r w:rsidR="00E629D2">
        <w:rPr>
          <w:rFonts w:ascii="Times New Roman" w:hAnsi="Times New Roman" w:cs="Times New Roman"/>
          <w:color w:val="0F0D29" w:themeColor="text1"/>
        </w:rPr>
        <w:t>- Balance Sheet</w:t>
      </w:r>
    </w:p>
    <w:p w14:paraId="69379715" w14:textId="29932E33" w:rsidR="00657F9F" w:rsidRPr="00E629D2" w:rsidRDefault="00E31470" w:rsidP="00DF027C">
      <w:pPr>
        <w:rPr>
          <w:rFonts w:ascii="Times New Roman" w:hAnsi="Times New Roman" w:cs="Times New Roman"/>
          <w:color w:val="0F0D29" w:themeColor="text1"/>
        </w:rPr>
      </w:pPr>
      <w:r w:rsidRPr="00E629D2">
        <w:rPr>
          <w:noProof/>
          <w:color w:val="0F0D29" w:themeColor="text1"/>
        </w:rPr>
        <w:drawing>
          <wp:inline distT="0" distB="0" distL="0" distR="0" wp14:anchorId="54624FCD" wp14:editId="50DC92D7">
            <wp:extent cx="6911340" cy="49758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11340" cy="4975860"/>
                    </a:xfrm>
                    <a:prstGeom prst="rect">
                      <a:avLst/>
                    </a:prstGeom>
                    <a:noFill/>
                    <a:ln>
                      <a:noFill/>
                    </a:ln>
                  </pic:spPr>
                </pic:pic>
              </a:graphicData>
            </a:graphic>
          </wp:inline>
        </w:drawing>
      </w:r>
    </w:p>
    <w:p w14:paraId="73B687C1" w14:textId="3C82FAD6" w:rsidR="00C76284" w:rsidRPr="00E629D2" w:rsidRDefault="007D53EB" w:rsidP="00DF027C">
      <w:pPr>
        <w:rPr>
          <w:rFonts w:ascii="Times New Roman" w:hAnsi="Times New Roman" w:cs="Times New Roman"/>
          <w:color w:val="0F0D29" w:themeColor="text1"/>
        </w:rPr>
      </w:pPr>
      <w:r w:rsidRPr="00E629D2">
        <w:rPr>
          <w:rFonts w:ascii="Times New Roman" w:hAnsi="Times New Roman" w:cs="Times New Roman"/>
          <w:color w:val="0F0D29" w:themeColor="text1"/>
        </w:rPr>
        <w:t>Exhibit 4</w:t>
      </w:r>
      <w:r w:rsidR="00E629D2">
        <w:rPr>
          <w:rFonts w:ascii="Times New Roman" w:hAnsi="Times New Roman" w:cs="Times New Roman"/>
          <w:color w:val="0F0D29" w:themeColor="text1"/>
        </w:rPr>
        <w:t>- Cash Flow Statement</w:t>
      </w:r>
    </w:p>
    <w:p w14:paraId="2BD31715" w14:textId="77777777" w:rsidR="007D53EB" w:rsidRPr="00E629D2" w:rsidRDefault="00E31470" w:rsidP="007D53EB">
      <w:pPr>
        <w:rPr>
          <w:rFonts w:ascii="Times New Roman" w:hAnsi="Times New Roman" w:cs="Times New Roman"/>
          <w:color w:val="0F0D29" w:themeColor="text1"/>
        </w:rPr>
      </w:pPr>
      <w:r w:rsidRPr="00E629D2">
        <w:rPr>
          <w:noProof/>
          <w:color w:val="0F0D29" w:themeColor="text1"/>
        </w:rPr>
        <w:drawing>
          <wp:inline distT="0" distB="0" distL="0" distR="0" wp14:anchorId="2DAA189C" wp14:editId="4A1EE1E0">
            <wp:extent cx="6773622" cy="317754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79560" cy="3180326"/>
                    </a:xfrm>
                    <a:prstGeom prst="rect">
                      <a:avLst/>
                    </a:prstGeom>
                    <a:noFill/>
                    <a:ln>
                      <a:noFill/>
                    </a:ln>
                  </pic:spPr>
                </pic:pic>
              </a:graphicData>
            </a:graphic>
          </wp:inline>
        </w:drawing>
      </w:r>
    </w:p>
    <w:p w14:paraId="5F9DDF90" w14:textId="60E1168B" w:rsidR="00CD1EBF" w:rsidRPr="00E629D2" w:rsidRDefault="00CD1EBF" w:rsidP="007D53EB">
      <w:pPr>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 xml:space="preserve">Exhibit </w:t>
      </w:r>
      <w:r w:rsidR="00E629D2">
        <w:rPr>
          <w:rFonts w:ascii="Times New Roman" w:hAnsi="Times New Roman" w:cs="Times New Roman"/>
          <w:color w:val="0F0D29" w:themeColor="text1"/>
        </w:rPr>
        <w:t>– WACC Calculation</w:t>
      </w:r>
    </w:p>
    <w:p w14:paraId="2C7EE575" w14:textId="25C3B25A" w:rsidR="007D53EB" w:rsidRPr="00E629D2" w:rsidRDefault="007D53EB" w:rsidP="007D53EB">
      <w:pPr>
        <w:rPr>
          <w:rFonts w:ascii="Times New Roman" w:hAnsi="Times New Roman" w:cs="Times New Roman"/>
          <w:color w:val="0F0D29" w:themeColor="text1"/>
        </w:rPr>
      </w:pPr>
      <w:r w:rsidRPr="00E629D2">
        <w:rPr>
          <w:noProof/>
          <w:color w:val="0F0D29" w:themeColor="text1"/>
        </w:rPr>
        <w:drawing>
          <wp:inline distT="0" distB="0" distL="0" distR="0" wp14:anchorId="45809CE4" wp14:editId="27AB71C1">
            <wp:extent cx="6309360" cy="3360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9360" cy="3360420"/>
                    </a:xfrm>
                    <a:prstGeom prst="rect">
                      <a:avLst/>
                    </a:prstGeom>
                    <a:noFill/>
                    <a:ln>
                      <a:noFill/>
                    </a:ln>
                  </pic:spPr>
                </pic:pic>
              </a:graphicData>
            </a:graphic>
          </wp:inline>
        </w:drawing>
      </w:r>
    </w:p>
    <w:p w14:paraId="7EA0992B" w14:textId="57B731B1" w:rsidR="00CD1EBF" w:rsidRPr="00E629D2" w:rsidRDefault="00CD1EBF" w:rsidP="007D53EB">
      <w:pPr>
        <w:rPr>
          <w:rFonts w:ascii="Times New Roman" w:hAnsi="Times New Roman" w:cs="Times New Roman"/>
          <w:color w:val="0F0D29" w:themeColor="text1"/>
        </w:rPr>
      </w:pPr>
      <w:r w:rsidRPr="00E629D2">
        <w:rPr>
          <w:rFonts w:ascii="Times New Roman" w:hAnsi="Times New Roman" w:cs="Times New Roman"/>
          <w:color w:val="0F0D29" w:themeColor="text1"/>
        </w:rPr>
        <w:t>Exhibit 6</w:t>
      </w:r>
      <w:r w:rsidR="00E629D2">
        <w:rPr>
          <w:rFonts w:ascii="Times New Roman" w:hAnsi="Times New Roman" w:cs="Times New Roman"/>
          <w:color w:val="0F0D29" w:themeColor="text1"/>
        </w:rPr>
        <w:t>- Beta Calculation</w:t>
      </w:r>
    </w:p>
    <w:p w14:paraId="7D5D9D17" w14:textId="79013C54" w:rsidR="00E31470" w:rsidRPr="00E629D2" w:rsidRDefault="00357BDC" w:rsidP="007D53EB">
      <w:pPr>
        <w:rPr>
          <w:rFonts w:ascii="Times New Roman" w:hAnsi="Times New Roman" w:cs="Times New Roman"/>
          <w:color w:val="0F0D29" w:themeColor="text1"/>
        </w:rPr>
      </w:pPr>
      <w:r w:rsidRPr="00E629D2">
        <w:rPr>
          <w:noProof/>
          <w:color w:val="0F0D29" w:themeColor="text1"/>
        </w:rPr>
        <w:drawing>
          <wp:inline distT="0" distB="0" distL="0" distR="0" wp14:anchorId="58EB3C50" wp14:editId="60146F94">
            <wp:extent cx="6035040" cy="4107180"/>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5040" cy="4107180"/>
                    </a:xfrm>
                    <a:prstGeom prst="rect">
                      <a:avLst/>
                    </a:prstGeom>
                    <a:noFill/>
                    <a:ln>
                      <a:noFill/>
                    </a:ln>
                  </pic:spPr>
                </pic:pic>
              </a:graphicData>
            </a:graphic>
          </wp:inline>
        </w:drawing>
      </w:r>
      <w:r w:rsidR="00E31470" w:rsidRPr="00E629D2">
        <w:rPr>
          <w:rFonts w:ascii="Times New Roman" w:hAnsi="Times New Roman" w:cs="Times New Roman"/>
          <w:color w:val="0F0D29" w:themeColor="text1"/>
        </w:rPr>
        <w:br w:type="page"/>
      </w:r>
    </w:p>
    <w:p w14:paraId="08998DBC" w14:textId="118CFD85" w:rsidR="00657F9F" w:rsidRPr="00E629D2" w:rsidRDefault="00357BDC" w:rsidP="00DF027C">
      <w:pPr>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Exhibit 7</w:t>
      </w:r>
      <w:r w:rsidR="001A0670">
        <w:rPr>
          <w:rFonts w:ascii="Times New Roman" w:hAnsi="Times New Roman" w:cs="Times New Roman"/>
          <w:color w:val="0F0D29" w:themeColor="text1"/>
        </w:rPr>
        <w:t>- Bottom Up Beta</w:t>
      </w:r>
    </w:p>
    <w:p w14:paraId="5BEFDFB1" w14:textId="054A5179" w:rsidR="00357BDC" w:rsidRPr="00E629D2" w:rsidRDefault="00357BDC" w:rsidP="00DF027C">
      <w:pPr>
        <w:rPr>
          <w:rFonts w:ascii="Times New Roman" w:hAnsi="Times New Roman" w:cs="Times New Roman"/>
          <w:color w:val="0F0D29" w:themeColor="text1"/>
        </w:rPr>
      </w:pPr>
      <w:r w:rsidRPr="00E629D2">
        <w:rPr>
          <w:noProof/>
          <w:color w:val="0F0D29" w:themeColor="text1"/>
        </w:rPr>
        <w:drawing>
          <wp:inline distT="0" distB="0" distL="0" distR="0" wp14:anchorId="3AAF45B8" wp14:editId="711E324F">
            <wp:extent cx="6309360" cy="26117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9360" cy="2611755"/>
                    </a:xfrm>
                    <a:prstGeom prst="rect">
                      <a:avLst/>
                    </a:prstGeom>
                    <a:noFill/>
                    <a:ln>
                      <a:noFill/>
                    </a:ln>
                  </pic:spPr>
                </pic:pic>
              </a:graphicData>
            </a:graphic>
          </wp:inline>
        </w:drawing>
      </w:r>
    </w:p>
    <w:p w14:paraId="481C1E10" w14:textId="34F3D19B" w:rsidR="00357BDC" w:rsidRPr="00E629D2" w:rsidRDefault="00357BDC">
      <w:pPr>
        <w:spacing w:after="200"/>
        <w:rPr>
          <w:rFonts w:ascii="Times New Roman" w:hAnsi="Times New Roman" w:cs="Times New Roman"/>
          <w:color w:val="0F0D29" w:themeColor="text1"/>
        </w:rPr>
      </w:pPr>
      <w:r w:rsidRPr="00E629D2">
        <w:rPr>
          <w:rFonts w:ascii="Times New Roman" w:hAnsi="Times New Roman" w:cs="Times New Roman"/>
          <w:color w:val="0F0D29" w:themeColor="text1"/>
        </w:rPr>
        <w:t>Exhibit 8</w:t>
      </w:r>
      <w:r w:rsidR="001A0670">
        <w:rPr>
          <w:rFonts w:ascii="Times New Roman" w:hAnsi="Times New Roman" w:cs="Times New Roman"/>
          <w:color w:val="0F0D29" w:themeColor="text1"/>
        </w:rPr>
        <w:t>- DCF Valuation</w:t>
      </w:r>
    </w:p>
    <w:p w14:paraId="15425C92" w14:textId="44C78F50" w:rsidR="00357BDC" w:rsidRPr="00E629D2" w:rsidRDefault="00357BDC">
      <w:pPr>
        <w:spacing w:after="200"/>
        <w:rPr>
          <w:rFonts w:ascii="Times New Roman" w:hAnsi="Times New Roman" w:cs="Times New Roman"/>
          <w:color w:val="0F0D29" w:themeColor="text1"/>
        </w:rPr>
      </w:pPr>
      <w:r w:rsidRPr="00E629D2">
        <w:rPr>
          <w:noProof/>
          <w:color w:val="0F0D29" w:themeColor="text1"/>
        </w:rPr>
        <w:drawing>
          <wp:inline distT="0" distB="0" distL="0" distR="0" wp14:anchorId="6A6F362A" wp14:editId="70343538">
            <wp:extent cx="6797040" cy="53340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97040" cy="5334000"/>
                    </a:xfrm>
                    <a:prstGeom prst="rect">
                      <a:avLst/>
                    </a:prstGeom>
                    <a:noFill/>
                    <a:ln>
                      <a:noFill/>
                    </a:ln>
                  </pic:spPr>
                </pic:pic>
              </a:graphicData>
            </a:graphic>
          </wp:inline>
        </w:drawing>
      </w:r>
      <w:r w:rsidRPr="00E629D2">
        <w:rPr>
          <w:rFonts w:ascii="Times New Roman" w:hAnsi="Times New Roman" w:cs="Times New Roman"/>
          <w:color w:val="0F0D29" w:themeColor="text1"/>
        </w:rPr>
        <w:br w:type="page"/>
      </w:r>
    </w:p>
    <w:p w14:paraId="043897B4" w14:textId="1D473144" w:rsidR="00657F9F" w:rsidRPr="00E629D2" w:rsidRDefault="00357BDC" w:rsidP="00DF027C">
      <w:pPr>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 xml:space="preserve">Exhibit </w:t>
      </w:r>
      <w:r w:rsidR="00E629D2" w:rsidRPr="00E629D2">
        <w:rPr>
          <w:rFonts w:ascii="Times New Roman" w:hAnsi="Times New Roman" w:cs="Times New Roman"/>
          <w:color w:val="0F0D29" w:themeColor="text1"/>
        </w:rPr>
        <w:t>9</w:t>
      </w:r>
      <w:r w:rsidR="001A0670">
        <w:rPr>
          <w:rFonts w:ascii="Times New Roman" w:hAnsi="Times New Roman" w:cs="Times New Roman"/>
          <w:color w:val="0F0D29" w:themeColor="text1"/>
        </w:rPr>
        <w:t>- Sensitivity Analysis</w:t>
      </w:r>
    </w:p>
    <w:p w14:paraId="5BE62F5E" w14:textId="2E117C69" w:rsidR="00357BDC" w:rsidRPr="00E629D2" w:rsidRDefault="00357BDC" w:rsidP="00DF027C">
      <w:pPr>
        <w:rPr>
          <w:noProof/>
          <w:color w:val="0F0D29" w:themeColor="text1"/>
        </w:rPr>
      </w:pPr>
      <w:r w:rsidRPr="00E629D2">
        <w:rPr>
          <w:noProof/>
          <w:color w:val="0F0D29" w:themeColor="text1"/>
        </w:rPr>
        <w:drawing>
          <wp:inline distT="0" distB="0" distL="0" distR="0" wp14:anchorId="32A5E33A" wp14:editId="0A958DB3">
            <wp:extent cx="6926580" cy="5364480"/>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27641" cy="5365302"/>
                    </a:xfrm>
                    <a:prstGeom prst="rect">
                      <a:avLst/>
                    </a:prstGeom>
                    <a:noFill/>
                    <a:ln>
                      <a:noFill/>
                    </a:ln>
                  </pic:spPr>
                </pic:pic>
              </a:graphicData>
            </a:graphic>
          </wp:inline>
        </w:drawing>
      </w:r>
    </w:p>
    <w:p w14:paraId="6FDE9E89" w14:textId="2BC3D83A" w:rsidR="00357BDC" w:rsidRPr="001A0670" w:rsidRDefault="00357BDC" w:rsidP="00357BDC">
      <w:pPr>
        <w:rPr>
          <w:rFonts w:ascii="Times New Roman" w:hAnsi="Times New Roman" w:cs="Times New Roman"/>
          <w:color w:val="0F0D29" w:themeColor="text1"/>
          <w:sz w:val="40"/>
          <w:szCs w:val="32"/>
        </w:rPr>
      </w:pPr>
      <w:r w:rsidRPr="001A0670">
        <w:rPr>
          <w:rFonts w:ascii="Times New Roman" w:hAnsi="Times New Roman" w:cs="Times New Roman"/>
          <w:color w:val="0F0D29" w:themeColor="text1"/>
          <w:sz w:val="40"/>
          <w:szCs w:val="32"/>
        </w:rPr>
        <w:t>Sensitivity Analysis</w:t>
      </w:r>
    </w:p>
    <w:p w14:paraId="217B40A8" w14:textId="77777777" w:rsidR="00E629D2" w:rsidRPr="00E629D2" w:rsidRDefault="00E629D2" w:rsidP="00E629D2">
      <w:pPr>
        <w:pStyle w:val="Heading3"/>
        <w:spacing w:line="360" w:lineRule="auto"/>
        <w:rPr>
          <w:rFonts w:eastAsia="Times New Roman"/>
          <w:color w:val="0F0D29" w:themeColor="text1"/>
          <w:sz w:val="28"/>
          <w:szCs w:val="28"/>
        </w:rPr>
      </w:pPr>
      <w:r w:rsidRPr="00E629D2">
        <w:rPr>
          <w:rStyle w:val="Strong"/>
          <w:b/>
          <w:bCs w:val="0"/>
          <w:color w:val="0F0D29" w:themeColor="text1"/>
          <w:sz w:val="28"/>
          <w:szCs w:val="28"/>
        </w:rPr>
        <w:t>Sensitivity Analysis Summary – Cognizant DCF Valuation</w:t>
      </w:r>
    </w:p>
    <w:p w14:paraId="106C1E90" w14:textId="77777777" w:rsidR="00E629D2" w:rsidRPr="00E629D2" w:rsidRDefault="00E629D2" w:rsidP="00E629D2">
      <w:pPr>
        <w:numPr>
          <w:ilvl w:val="0"/>
          <w:numId w:val="27"/>
        </w:numPr>
        <w:spacing w:before="100" w:beforeAutospacing="1" w:after="100" w:afterAutospacing="1" w:line="360" w:lineRule="auto"/>
        <w:rPr>
          <w:color w:val="0F0D29" w:themeColor="text1"/>
          <w:szCs w:val="28"/>
        </w:rPr>
      </w:pPr>
      <w:r w:rsidRPr="00E629D2">
        <w:rPr>
          <w:rStyle w:val="Strong"/>
          <w:color w:val="0F0D29" w:themeColor="text1"/>
          <w:szCs w:val="28"/>
        </w:rPr>
        <w:t>Base Case:</w:t>
      </w:r>
      <w:r w:rsidRPr="00E629D2">
        <w:rPr>
          <w:color w:val="0F0D29" w:themeColor="text1"/>
          <w:szCs w:val="28"/>
        </w:rPr>
        <w:t xml:space="preserve"> $70.51 (WACC = 8.48%, GGM = 2.60%).</w:t>
      </w:r>
    </w:p>
    <w:p w14:paraId="1EDD3043" w14:textId="77777777" w:rsidR="00E629D2" w:rsidRPr="00E629D2" w:rsidRDefault="00E629D2" w:rsidP="00E629D2">
      <w:pPr>
        <w:numPr>
          <w:ilvl w:val="0"/>
          <w:numId w:val="27"/>
        </w:numPr>
        <w:spacing w:before="100" w:beforeAutospacing="1" w:after="100" w:afterAutospacing="1" w:line="360" w:lineRule="auto"/>
        <w:rPr>
          <w:color w:val="0F0D29" w:themeColor="text1"/>
          <w:szCs w:val="28"/>
        </w:rPr>
      </w:pPr>
      <w:r w:rsidRPr="00E629D2">
        <w:rPr>
          <w:rStyle w:val="Strong"/>
          <w:color w:val="0F0D29" w:themeColor="text1"/>
          <w:szCs w:val="28"/>
        </w:rPr>
        <w:t>WACC Impact:</w:t>
      </w:r>
      <w:r w:rsidRPr="00E629D2">
        <w:rPr>
          <w:color w:val="0F0D29" w:themeColor="text1"/>
          <w:szCs w:val="28"/>
        </w:rPr>
        <w:t xml:space="preserve"> Higher WACC lowers valuation (e.g., at 9.38%, price drops to $60.30); lower WACC increases it (at 7.58%, price rises to $84.63).</w:t>
      </w:r>
    </w:p>
    <w:p w14:paraId="26914BCA" w14:textId="77777777" w:rsidR="00E629D2" w:rsidRPr="00E629D2" w:rsidRDefault="00E629D2" w:rsidP="00E629D2">
      <w:pPr>
        <w:numPr>
          <w:ilvl w:val="0"/>
          <w:numId w:val="27"/>
        </w:numPr>
        <w:spacing w:before="100" w:beforeAutospacing="1" w:after="100" w:afterAutospacing="1" w:line="360" w:lineRule="auto"/>
        <w:rPr>
          <w:color w:val="0F0D29" w:themeColor="text1"/>
          <w:szCs w:val="28"/>
        </w:rPr>
      </w:pPr>
      <w:r w:rsidRPr="00E629D2">
        <w:rPr>
          <w:rStyle w:val="Strong"/>
          <w:color w:val="0F0D29" w:themeColor="text1"/>
          <w:szCs w:val="28"/>
        </w:rPr>
        <w:t>Growth Impact:</w:t>
      </w:r>
      <w:r w:rsidRPr="00E629D2">
        <w:rPr>
          <w:color w:val="0F0D29" w:themeColor="text1"/>
          <w:szCs w:val="28"/>
        </w:rPr>
        <w:t xml:space="preserve"> Higher terminal growth boosts valuation (3.50% → $80.14), lower growth reduces it (1.70% → $63.44).</w:t>
      </w:r>
    </w:p>
    <w:p w14:paraId="2F1548DE" w14:textId="77777777" w:rsidR="00E629D2" w:rsidRPr="00E629D2" w:rsidRDefault="00E629D2" w:rsidP="00E629D2">
      <w:pPr>
        <w:numPr>
          <w:ilvl w:val="0"/>
          <w:numId w:val="27"/>
        </w:numPr>
        <w:spacing w:before="100" w:beforeAutospacing="1" w:after="100" w:afterAutospacing="1" w:line="360" w:lineRule="auto"/>
        <w:rPr>
          <w:color w:val="0F0D29" w:themeColor="text1"/>
          <w:szCs w:val="28"/>
        </w:rPr>
      </w:pPr>
      <w:r w:rsidRPr="00E629D2">
        <w:rPr>
          <w:rStyle w:val="Strong"/>
          <w:color w:val="0F0D29" w:themeColor="text1"/>
          <w:szCs w:val="28"/>
        </w:rPr>
        <w:t>Range:</w:t>
      </w:r>
      <w:r w:rsidRPr="00E629D2">
        <w:rPr>
          <w:color w:val="0F0D29" w:themeColor="text1"/>
          <w:szCs w:val="28"/>
        </w:rPr>
        <w:t xml:space="preserve"> Worst case ($55.22), best case ($99.45).</w:t>
      </w:r>
    </w:p>
    <w:p w14:paraId="5E99473C" w14:textId="3459B58D" w:rsidR="00E629D2" w:rsidRPr="00E629D2" w:rsidRDefault="00E629D2" w:rsidP="00E629D2">
      <w:pPr>
        <w:numPr>
          <w:ilvl w:val="0"/>
          <w:numId w:val="27"/>
        </w:numPr>
        <w:spacing w:before="100" w:beforeAutospacing="1" w:after="100" w:afterAutospacing="1" w:line="360" w:lineRule="auto"/>
        <w:rPr>
          <w:color w:val="0F0D29" w:themeColor="text1"/>
          <w:szCs w:val="28"/>
        </w:rPr>
      </w:pPr>
      <w:r w:rsidRPr="00E629D2">
        <w:rPr>
          <w:rStyle w:val="Strong"/>
          <w:color w:val="0F0D29" w:themeColor="text1"/>
          <w:szCs w:val="28"/>
        </w:rPr>
        <w:t>Conclusion:</w:t>
      </w:r>
      <w:r w:rsidRPr="00E629D2">
        <w:rPr>
          <w:color w:val="0F0D29" w:themeColor="text1"/>
          <w:szCs w:val="28"/>
        </w:rPr>
        <w:t xml:space="preserve"> DCF &lt; market price → </w:t>
      </w:r>
      <w:r w:rsidRPr="00E629D2">
        <w:rPr>
          <w:rStyle w:val="Strong"/>
          <w:color w:val="0F0D29" w:themeColor="text1"/>
          <w:szCs w:val="28"/>
        </w:rPr>
        <w:t>SELL</w:t>
      </w:r>
      <w:r w:rsidRPr="00E629D2">
        <w:rPr>
          <w:color w:val="0F0D29" w:themeColor="text1"/>
          <w:szCs w:val="28"/>
        </w:rPr>
        <w:t xml:space="preserve"> stance..</w:t>
      </w:r>
    </w:p>
    <w:p w14:paraId="4B16814A" w14:textId="3BA26347" w:rsidR="00657F9F" w:rsidRDefault="00915492" w:rsidP="00915492">
      <w:pPr>
        <w:pStyle w:val="Heading1"/>
        <w:rPr>
          <w:rFonts w:ascii="Times New Roman" w:hAnsi="Times New Roman" w:cs="Times New Roman"/>
          <w:color w:val="0F0D29" w:themeColor="text1"/>
        </w:rPr>
      </w:pPr>
      <w:r w:rsidRPr="00E629D2">
        <w:rPr>
          <w:rFonts w:ascii="Times New Roman" w:hAnsi="Times New Roman" w:cs="Times New Roman"/>
          <w:color w:val="0F0D29" w:themeColor="text1"/>
        </w:rPr>
        <w:lastRenderedPageBreak/>
        <w:t>Du-Pont Analysis</w:t>
      </w:r>
    </w:p>
    <w:p w14:paraId="5FC76C50" w14:textId="52AA2782" w:rsidR="00821BDE" w:rsidRDefault="00821BDE" w:rsidP="00821BDE">
      <w:pPr>
        <w:pStyle w:val="Content"/>
      </w:pPr>
      <w:r>
        <w:t>Exhibit-10 Du Pont Analysis</w:t>
      </w:r>
    </w:p>
    <w:p w14:paraId="64BA83E3" w14:textId="0693325A" w:rsidR="00D80D42" w:rsidRPr="00E629D2" w:rsidRDefault="00D80D42" w:rsidP="00821BDE">
      <w:pPr>
        <w:pStyle w:val="Content"/>
      </w:pPr>
      <w:r>
        <w:rPr>
          <w:noProof/>
        </w:rPr>
        <w:drawing>
          <wp:inline distT="0" distB="0" distL="0" distR="0" wp14:anchorId="12550BAD" wp14:editId="5CF3A0DE">
            <wp:extent cx="6865620" cy="4663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65620" cy="4663440"/>
                    </a:xfrm>
                    <a:prstGeom prst="rect">
                      <a:avLst/>
                    </a:prstGeom>
                    <a:noFill/>
                    <a:ln>
                      <a:noFill/>
                    </a:ln>
                  </pic:spPr>
                </pic:pic>
              </a:graphicData>
            </a:graphic>
          </wp:inline>
        </w:drawing>
      </w:r>
    </w:p>
    <w:p w14:paraId="48D015D9" w14:textId="57FF6615" w:rsidR="00657F9F" w:rsidRPr="00E629D2" w:rsidRDefault="00D80D42" w:rsidP="000C29DA">
      <w:pPr>
        <w:pStyle w:val="Heading1"/>
        <w:rPr>
          <w:rFonts w:ascii="Times New Roman" w:hAnsi="Times New Roman" w:cs="Times New Roman"/>
          <w:color w:val="0F0D29" w:themeColor="text1"/>
        </w:rPr>
      </w:pPr>
      <w:r w:rsidRPr="00E629D2">
        <w:rPr>
          <w:rFonts w:ascii="Times New Roman" w:hAnsi="Times New Roman" w:cs="Times New Roman"/>
          <w:noProof/>
          <w:color w:val="0F0D29" w:themeColor="text1"/>
        </w:rPr>
        <mc:AlternateContent>
          <mc:Choice Requires="wps">
            <w:drawing>
              <wp:anchor distT="0" distB="0" distL="114300" distR="114300" simplePos="0" relativeHeight="251671552" behindDoc="0" locked="0" layoutInCell="1" allowOverlap="1" wp14:anchorId="669A0243" wp14:editId="67559682">
                <wp:simplePos x="0" y="0"/>
                <wp:positionH relativeFrom="column">
                  <wp:posOffset>99060</wp:posOffset>
                </wp:positionH>
                <wp:positionV relativeFrom="paragraph">
                  <wp:posOffset>300355</wp:posOffset>
                </wp:positionV>
                <wp:extent cx="6713220" cy="2415540"/>
                <wp:effectExtent l="0" t="0" r="11430" b="22860"/>
                <wp:wrapNone/>
                <wp:docPr id="38" name="Rectangle 38"/>
                <wp:cNvGraphicFramePr/>
                <a:graphic xmlns:a="http://schemas.openxmlformats.org/drawingml/2006/main">
                  <a:graphicData uri="http://schemas.microsoft.com/office/word/2010/wordprocessingShape">
                    <wps:wsp>
                      <wps:cNvSpPr/>
                      <wps:spPr>
                        <a:xfrm>
                          <a:off x="0" y="0"/>
                          <a:ext cx="6713220" cy="241554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AC2D44" w14:textId="0F4EF45C" w:rsidR="00D80D42" w:rsidRPr="00D80D42" w:rsidRDefault="00D80D42" w:rsidP="00D80D42">
                            <w:pPr>
                              <w:jc w:val="both"/>
                              <w:rPr>
                                <w:i/>
                                <w:iCs/>
                              </w:rPr>
                            </w:pPr>
                            <w:r w:rsidRPr="00D80D42">
                              <w:rPr>
                                <w:i/>
                                <w:iCs/>
                              </w:rPr>
                              <w:t>Cognizant’s DuPont Analysis reflects stable profitability with Net Profit Margin improving from 8.36% in 2020 to 11.35% in 2024. Asset Turnover Ratio peaked in 2022 at 1.09 but moderated to 0.99 in 2024, indicating reduced asset efficiency. The Equity Multiplier consistently declined, reflecting stronger equity positioning and lower financial leverage. Consequently, Return on Equity (ROE) improved till 2022 but declined to 15.5% in 2024, driven by lower asset utilization and reduced leverage, despite stable margins.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A0243" id="Rectangle 38" o:spid="_x0000_s1033" style="position:absolute;margin-left:7.8pt;margin-top:23.65pt;width:528.6pt;height:19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" fillcolor="#d8d8d8 [2732]" strokecolor="#012639 [1604]" strokeweight="2pt">
                <v:textbox>
                  <w:txbxContent>
                    <w:p w14:paraId="71AC2D44" w14:textId="0F4EF45C" w:rsidR="00D80D42" w:rsidRPr="00D80D42" w:rsidRDefault="00D80D42" w:rsidP="00D80D42">
                      <w:pPr>
                        <w:jc w:val="both"/>
                        <w:rPr>
                          <w:i/>
                          <w:iCs/>
                        </w:rPr>
                      </w:pPr>
                      <w:r w:rsidRPr="00D80D42">
                        <w:rPr>
                          <w:i/>
                          <w:iCs/>
                        </w:rPr>
                        <w:t>Cognizant’s DuPont Analysis reflects stable profitability with Net Profit Margin improving from 8.36% in 2020 to 11.35% in 2024. Asset Turnover Ratio peaked in 2022 at 1.09 but moderated to 0.99 in 2024, indicating reduced asset efficiency. The Equity Multiplier consistently declined, reflecting stronger equity positioning and lower financial leverage. Consequently, Return on Equity (ROE) improved till 2022 but declined to 15.5% in 2024, driven by lower asset utilization and reduced leverage, despite stable margins.</w:t>
                      </w:r>
                    </w:p>
                  </w:txbxContent>
                </v:textbox>
              </v:rect>
            </w:pict>
          </mc:Fallback>
        </mc:AlternateContent>
      </w:r>
      <w:r w:rsidR="000C29DA" w:rsidRPr="00E629D2">
        <w:rPr>
          <w:rFonts w:ascii="Times New Roman" w:hAnsi="Times New Roman" w:cs="Times New Roman"/>
          <w:noProof/>
          <w:color w:val="0F0D29" w:themeColor="text1"/>
        </w:rPr>
        <mc:AlternateContent>
          <mc:Choice Requires="wps">
            <w:drawing>
              <wp:anchor distT="0" distB="0" distL="114300" distR="114300" simplePos="0" relativeHeight="251667456" behindDoc="0" locked="0" layoutInCell="1" allowOverlap="1" wp14:anchorId="0915C9F5" wp14:editId="61673A31">
                <wp:simplePos x="0" y="0"/>
                <wp:positionH relativeFrom="column">
                  <wp:posOffset>-53340</wp:posOffset>
                </wp:positionH>
                <wp:positionV relativeFrom="paragraph">
                  <wp:posOffset>5508625</wp:posOffset>
                </wp:positionV>
                <wp:extent cx="6713220" cy="2415540"/>
                <wp:effectExtent l="0" t="0" r="11430" b="22860"/>
                <wp:wrapNone/>
                <wp:docPr id="27" name="Rectangle 27"/>
                <wp:cNvGraphicFramePr/>
                <a:graphic xmlns:a="http://schemas.openxmlformats.org/drawingml/2006/main">
                  <a:graphicData uri="http://schemas.microsoft.com/office/word/2010/wordprocessingShape">
                    <wps:wsp>
                      <wps:cNvSpPr/>
                      <wps:spPr>
                        <a:xfrm>
                          <a:off x="0" y="0"/>
                          <a:ext cx="6713220" cy="241554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CF6581" w14:textId="77777777" w:rsidR="000C29DA" w:rsidRPr="00915492" w:rsidRDefault="000C29DA" w:rsidP="000C29DA">
                            <w:pPr>
                              <w:spacing w:line="360" w:lineRule="auto"/>
                              <w:rPr>
                                <w:rFonts w:ascii="Times New Roman" w:eastAsia="Times New Roman" w:hAnsi="Times New Roman" w:cs="Times New Roman"/>
                                <w:bCs/>
                                <w:i/>
                                <w:iCs/>
                                <w:color w:val="0F0D29" w:themeColor="text1"/>
                                <w:szCs w:val="28"/>
                                <w:lang w:val="en-IN" w:eastAsia="en-IN"/>
                              </w:rPr>
                            </w:pPr>
                            <w:r w:rsidRPr="00915492">
                              <w:rPr>
                                <w:rFonts w:ascii="Times New Roman" w:eastAsia="Times New Roman" w:hAnsi="Times New Roman" w:cs="Times New Roman"/>
                                <w:bCs/>
                                <w:i/>
                                <w:iCs/>
                                <w:color w:val="0F0D29" w:themeColor="text1"/>
                                <w:szCs w:val="28"/>
                                <w:lang w:val="en-IN" w:eastAsia="en-IN"/>
                              </w:rPr>
                              <w:t>The company demonstrates consistent profitability, with net profit margins stabilizing around 11–12%. Asset efficiency (ROA) peaked in 2022, driven by strong sales growth relative to assets, but has since moderated. The reduction in financial leverage indicates a shift toward a less risky capital structure, potentially lowering financial risk but also reducing the leverage-driven boost to ROE. Overall, ROE improved significantly from 2020 to 2022 but stabilized at 17% by 2024, suggesting a mature, stable performance with room for strategic optimization.</w:t>
                            </w:r>
                          </w:p>
                          <w:p w14:paraId="4256C5A9" w14:textId="77777777" w:rsidR="000C29DA" w:rsidRDefault="000C29DA" w:rsidP="000C29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5C9F5" id="Rectangle 27" o:spid="_x0000_s1034" style="position:absolute;margin-left:-4.2pt;margin-top:433.75pt;width:528.6pt;height:19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" fillcolor="#d8d8d8 [2732]" strokecolor="#012639 [1604]" strokeweight="2pt">
                <v:textbox>
                  <w:txbxContent>
                    <w:p w14:paraId="41CF6581" w14:textId="77777777" w:rsidR="000C29DA" w:rsidRPr="00915492" w:rsidRDefault="000C29DA" w:rsidP="000C29DA">
                      <w:pPr>
                        <w:spacing w:line="360" w:lineRule="auto"/>
                        <w:rPr>
                          <w:rFonts w:ascii="Times New Roman" w:eastAsia="Times New Roman" w:hAnsi="Times New Roman" w:cs="Times New Roman"/>
                          <w:bCs/>
                          <w:i/>
                          <w:iCs/>
                          <w:color w:val="0F0D29" w:themeColor="text1"/>
                          <w:szCs w:val="28"/>
                          <w:lang w:val="en-IN" w:eastAsia="en-IN"/>
                        </w:rPr>
                      </w:pPr>
                      <w:r w:rsidRPr="00915492">
                        <w:rPr>
                          <w:rFonts w:ascii="Times New Roman" w:eastAsia="Times New Roman" w:hAnsi="Times New Roman" w:cs="Times New Roman"/>
                          <w:bCs/>
                          <w:i/>
                          <w:iCs/>
                          <w:color w:val="0F0D29" w:themeColor="text1"/>
                          <w:szCs w:val="28"/>
                          <w:lang w:val="en-IN" w:eastAsia="en-IN"/>
                        </w:rPr>
                        <w:t>The company demonstrates consistent profitability, with net profit margins stabilizing around 11–12%. Asset efficiency (ROA) peaked in 2022, driven by strong sales growth relative to assets, but has since moderated. The reduction in financial leverage indicates a shift toward a less risky capital structure, potentially lowering financial risk but also reducing the leverage-driven boost to ROE. Overall, ROE improved significantly from 2020 to 2022 but stabilized at 17% by 2024, suggesting a mature, stable performance with room for strategic optimization.</w:t>
                      </w:r>
                    </w:p>
                    <w:p w14:paraId="4256C5A9" w14:textId="77777777" w:rsidR="000C29DA" w:rsidRDefault="000C29DA" w:rsidP="000C29DA">
                      <w:pPr>
                        <w:jc w:val="center"/>
                      </w:pPr>
                    </w:p>
                  </w:txbxContent>
                </v:textbox>
              </v:rect>
            </w:pict>
          </mc:Fallback>
        </mc:AlternateContent>
      </w:r>
    </w:p>
    <w:p w14:paraId="1A6BC449" w14:textId="77777777" w:rsidR="000C29DA" w:rsidRPr="00E629D2" w:rsidRDefault="000C29DA" w:rsidP="000C29DA">
      <w:pPr>
        <w:pStyle w:val="Heading1"/>
        <w:rPr>
          <w:rFonts w:ascii="Times New Roman" w:hAnsi="Times New Roman" w:cs="Times New Roman"/>
          <w:color w:val="0F0D29" w:themeColor="text1"/>
        </w:rPr>
      </w:pPr>
    </w:p>
    <w:p w14:paraId="16266DA3" w14:textId="77777777" w:rsidR="00657F9F" w:rsidRPr="00E629D2" w:rsidRDefault="00657F9F" w:rsidP="00DF027C">
      <w:pPr>
        <w:rPr>
          <w:rFonts w:ascii="Times New Roman" w:hAnsi="Times New Roman" w:cs="Times New Roman"/>
          <w:color w:val="0F0D29" w:themeColor="text1"/>
        </w:rPr>
      </w:pPr>
    </w:p>
    <w:p w14:paraId="69B38DF3" w14:textId="77777777" w:rsidR="00657F9F" w:rsidRPr="00E629D2" w:rsidRDefault="00657F9F" w:rsidP="00DF027C">
      <w:pPr>
        <w:rPr>
          <w:rFonts w:ascii="Times New Roman" w:hAnsi="Times New Roman" w:cs="Times New Roman"/>
          <w:color w:val="0F0D29" w:themeColor="text1"/>
        </w:rPr>
      </w:pPr>
    </w:p>
    <w:p w14:paraId="21FAE8A4" w14:textId="77777777" w:rsidR="00657F9F" w:rsidRPr="00E629D2" w:rsidRDefault="00657F9F" w:rsidP="00DF027C">
      <w:pPr>
        <w:rPr>
          <w:rFonts w:ascii="Times New Roman" w:hAnsi="Times New Roman" w:cs="Times New Roman"/>
          <w:color w:val="0F0D29" w:themeColor="text1"/>
        </w:rPr>
      </w:pPr>
    </w:p>
    <w:p w14:paraId="0E155518" w14:textId="77777777" w:rsidR="00657F9F" w:rsidRPr="00E629D2" w:rsidRDefault="00657F9F" w:rsidP="00DF027C">
      <w:pPr>
        <w:rPr>
          <w:rFonts w:ascii="Times New Roman" w:hAnsi="Times New Roman" w:cs="Times New Roman"/>
          <w:color w:val="0F0D29" w:themeColor="text1"/>
        </w:rPr>
      </w:pPr>
    </w:p>
    <w:p w14:paraId="2801B2D5" w14:textId="77777777" w:rsidR="00657F9F" w:rsidRPr="00E629D2" w:rsidRDefault="00657F9F" w:rsidP="00DF027C">
      <w:pPr>
        <w:rPr>
          <w:rFonts w:ascii="Times New Roman" w:hAnsi="Times New Roman" w:cs="Times New Roman"/>
          <w:color w:val="0F0D29" w:themeColor="text1"/>
        </w:rPr>
      </w:pPr>
    </w:p>
    <w:p w14:paraId="7E76EF99" w14:textId="77777777" w:rsidR="00657F9F" w:rsidRPr="00E629D2" w:rsidRDefault="00657F9F" w:rsidP="00DF027C">
      <w:pPr>
        <w:rPr>
          <w:rFonts w:ascii="Times New Roman" w:hAnsi="Times New Roman" w:cs="Times New Roman"/>
          <w:color w:val="0F0D29" w:themeColor="text1"/>
        </w:rPr>
      </w:pPr>
    </w:p>
    <w:p w14:paraId="32A0AA0C" w14:textId="26AA13C3" w:rsidR="00D80D42" w:rsidRDefault="00D80D42" w:rsidP="0026465F">
      <w:pPr>
        <w:pStyle w:val="Heading1"/>
        <w:rPr>
          <w:color w:val="0F0D29" w:themeColor="text1"/>
        </w:rPr>
      </w:pPr>
      <w:r>
        <w:rPr>
          <w:color w:val="0F0D29" w:themeColor="text1"/>
        </w:rPr>
        <w:lastRenderedPageBreak/>
        <w:t>Ratio Analysis</w:t>
      </w:r>
    </w:p>
    <w:p w14:paraId="65C4E166" w14:textId="42A4FA28" w:rsidR="002D05AA" w:rsidRPr="002D05AA" w:rsidRDefault="002D05AA" w:rsidP="0026465F">
      <w:pPr>
        <w:pStyle w:val="Heading1"/>
        <w:rPr>
          <w:color w:val="0F0D29" w:themeColor="text1"/>
          <w:sz w:val="20"/>
          <w:szCs w:val="10"/>
        </w:rPr>
      </w:pPr>
      <w:r>
        <w:rPr>
          <w:color w:val="0F0D29" w:themeColor="text1"/>
          <w:sz w:val="20"/>
          <w:szCs w:val="10"/>
        </w:rPr>
        <w:t>Exhibit 11- ratio Analysis</w:t>
      </w:r>
    </w:p>
    <w:p w14:paraId="4F05C5F5" w14:textId="44DB4FCC" w:rsidR="00D80D42" w:rsidRDefault="00D80D42" w:rsidP="0026465F">
      <w:pPr>
        <w:pStyle w:val="Heading1"/>
        <w:rPr>
          <w:color w:val="0F0D29" w:themeColor="text1"/>
        </w:rPr>
      </w:pPr>
      <w:r w:rsidRPr="00D80D42">
        <w:rPr>
          <w:noProof/>
          <w:color w:val="0F0D29" w:themeColor="text1"/>
        </w:rPr>
        <w:drawing>
          <wp:inline distT="0" distB="0" distL="0" distR="0" wp14:anchorId="1B5AC929" wp14:editId="5DB83A4C">
            <wp:extent cx="6964680" cy="53949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64680" cy="5394960"/>
                    </a:xfrm>
                    <a:prstGeom prst="rect">
                      <a:avLst/>
                    </a:prstGeom>
                    <a:noFill/>
                    <a:ln>
                      <a:noFill/>
                    </a:ln>
                  </pic:spPr>
                </pic:pic>
              </a:graphicData>
            </a:graphic>
          </wp:inline>
        </w:drawing>
      </w:r>
    </w:p>
    <w:p w14:paraId="22E27155" w14:textId="77777777" w:rsidR="007B6F88" w:rsidRPr="007B6F88" w:rsidRDefault="007B6F88" w:rsidP="007B6F88">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Symbol" w:cs="Times New Roman"/>
          <w:b w:val="0"/>
          <w:color w:val="auto"/>
          <w:sz w:val="24"/>
          <w:szCs w:val="24"/>
          <w:lang w:val="en-IN" w:eastAsia="en-IN"/>
        </w:rPr>
        <w:t></w:t>
      </w:r>
      <w:r w:rsidRPr="007B6F88">
        <w:rPr>
          <w:rFonts w:ascii="Times New Roman" w:eastAsia="Times New Roman" w:hAnsi="Times New Roman" w:cs="Times New Roman"/>
          <w:b w:val="0"/>
          <w:color w:val="auto"/>
          <w:sz w:val="24"/>
          <w:szCs w:val="24"/>
          <w:lang w:val="en-IN" w:eastAsia="en-IN"/>
        </w:rPr>
        <w:t xml:space="preserve">  </w:t>
      </w:r>
      <w:r w:rsidRPr="007B6F88">
        <w:rPr>
          <w:rFonts w:ascii="Times New Roman" w:eastAsia="Times New Roman" w:hAnsi="Times New Roman" w:cs="Times New Roman"/>
          <w:bCs/>
          <w:i/>
          <w:iCs/>
          <w:color w:val="auto"/>
          <w:sz w:val="24"/>
          <w:szCs w:val="24"/>
          <w:lang w:val="en-IN" w:eastAsia="en-IN"/>
        </w:rPr>
        <w:t>Liquidity Position</w:t>
      </w:r>
      <w:r w:rsidRPr="007B6F88">
        <w:rPr>
          <w:rFonts w:ascii="Times New Roman" w:eastAsia="Times New Roman" w:hAnsi="Times New Roman" w:cs="Times New Roman"/>
          <w:b w:val="0"/>
          <w:color w:val="auto"/>
          <w:sz w:val="24"/>
          <w:szCs w:val="24"/>
          <w:lang w:val="en-IN" w:eastAsia="en-IN"/>
        </w:rPr>
        <w:t>: Current Ratio improved from 1.94 in 2020 to 2.25 in 2023, showing strong short-term solvency, but marginally dropped to 2.09 in 2024.</w:t>
      </w:r>
    </w:p>
    <w:p w14:paraId="6422825F" w14:textId="77777777" w:rsidR="007B6F88" w:rsidRPr="007B6F88" w:rsidRDefault="007B6F88" w:rsidP="007B6F88">
      <w:pPr>
        <w:spacing w:before="100" w:beforeAutospacing="1" w:after="100" w:afterAutospacing="1" w:line="240" w:lineRule="auto"/>
        <w:rPr>
          <w:rFonts w:ascii="Times New Roman" w:eastAsia="Times New Roman" w:hAnsi="Times New Roman" w:cs="Times New Roman"/>
          <w:bCs/>
          <w:color w:val="auto"/>
          <w:sz w:val="24"/>
          <w:szCs w:val="24"/>
          <w:lang w:val="en-IN" w:eastAsia="en-IN"/>
        </w:rPr>
      </w:pPr>
      <w:r w:rsidRPr="007B6F88">
        <w:rPr>
          <w:rFonts w:ascii="Times New Roman" w:eastAsia="Times New Roman" w:hAnsi="Symbol" w:cs="Times New Roman"/>
          <w:b w:val="0"/>
          <w:color w:val="auto"/>
          <w:sz w:val="24"/>
          <w:szCs w:val="24"/>
          <w:lang w:val="en-IN" w:eastAsia="en-IN"/>
        </w:rPr>
        <w:t></w:t>
      </w:r>
      <w:r w:rsidRPr="007B6F88">
        <w:rPr>
          <w:rFonts w:ascii="Times New Roman" w:eastAsia="Times New Roman" w:hAnsi="Times New Roman" w:cs="Times New Roman"/>
          <w:b w:val="0"/>
          <w:color w:val="auto"/>
          <w:sz w:val="24"/>
          <w:szCs w:val="24"/>
          <w:lang w:val="en-IN" w:eastAsia="en-IN"/>
        </w:rPr>
        <w:t xml:space="preserve">  </w:t>
      </w:r>
      <w:r w:rsidRPr="007B6F88">
        <w:rPr>
          <w:rFonts w:ascii="Times New Roman" w:eastAsia="Times New Roman" w:hAnsi="Times New Roman" w:cs="Times New Roman"/>
          <w:bCs/>
          <w:i/>
          <w:iCs/>
          <w:color w:val="auto"/>
          <w:sz w:val="24"/>
          <w:szCs w:val="24"/>
          <w:lang w:val="en-IN" w:eastAsia="en-IN"/>
        </w:rPr>
        <w:t>Working Capital Efficiency</w:t>
      </w:r>
      <w:r w:rsidRPr="007B6F88">
        <w:rPr>
          <w:rFonts w:ascii="Times New Roman" w:eastAsia="Times New Roman" w:hAnsi="Times New Roman" w:cs="Times New Roman"/>
          <w:bCs/>
          <w:color w:val="auto"/>
          <w:sz w:val="24"/>
          <w:szCs w:val="24"/>
          <w:lang w:val="en-IN" w:eastAsia="en-IN"/>
        </w:rPr>
        <w:t>:</w:t>
      </w:r>
    </w:p>
    <w:p w14:paraId="1AF07511" w14:textId="77777777" w:rsidR="007B6F88" w:rsidRPr="007B6F88" w:rsidRDefault="007B6F88" w:rsidP="007B6F88">
      <w:pPr>
        <w:numPr>
          <w:ilvl w:val="0"/>
          <w:numId w:val="29"/>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Times New Roman" w:cs="Times New Roman"/>
          <w:b w:val="0"/>
          <w:color w:val="auto"/>
          <w:sz w:val="24"/>
          <w:szCs w:val="24"/>
          <w:lang w:val="en-IN" w:eastAsia="en-IN"/>
        </w:rPr>
        <w:t>AR Turnover declined steadily from 5.39 to 4.86 → Slower receivable collections.</w:t>
      </w:r>
    </w:p>
    <w:p w14:paraId="15C7DF00" w14:textId="77777777" w:rsidR="007B6F88" w:rsidRPr="007B6F88" w:rsidRDefault="007B6F88" w:rsidP="007B6F88">
      <w:pPr>
        <w:numPr>
          <w:ilvl w:val="0"/>
          <w:numId w:val="29"/>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Times New Roman" w:cs="Times New Roman"/>
          <w:b w:val="0"/>
          <w:color w:val="auto"/>
          <w:sz w:val="24"/>
          <w:szCs w:val="24"/>
          <w:lang w:val="en-IN" w:eastAsia="en-IN"/>
        </w:rPr>
        <w:t>AP Turnover improved from 27.43 to 38.11 → Efficient payment cycles.</w:t>
      </w:r>
    </w:p>
    <w:p w14:paraId="2FC2C3F7" w14:textId="77777777" w:rsidR="007B6F88" w:rsidRPr="007B6F88" w:rsidRDefault="007B6F88" w:rsidP="007B6F88">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Symbol" w:cs="Times New Roman"/>
          <w:b w:val="0"/>
          <w:color w:val="auto"/>
          <w:sz w:val="24"/>
          <w:szCs w:val="24"/>
          <w:lang w:val="en-IN" w:eastAsia="en-IN"/>
        </w:rPr>
        <w:t></w:t>
      </w:r>
      <w:r w:rsidRPr="007B6F88">
        <w:rPr>
          <w:rFonts w:ascii="Times New Roman" w:eastAsia="Times New Roman" w:hAnsi="Times New Roman" w:cs="Times New Roman"/>
          <w:b w:val="0"/>
          <w:color w:val="auto"/>
          <w:sz w:val="24"/>
          <w:szCs w:val="24"/>
          <w:lang w:val="en-IN" w:eastAsia="en-IN"/>
        </w:rPr>
        <w:t xml:space="preserve">  </w:t>
      </w:r>
      <w:r w:rsidRPr="007B6F88">
        <w:rPr>
          <w:rFonts w:ascii="Times New Roman" w:eastAsia="Times New Roman" w:hAnsi="Times New Roman" w:cs="Times New Roman"/>
          <w:bCs/>
          <w:i/>
          <w:iCs/>
          <w:color w:val="auto"/>
          <w:sz w:val="24"/>
          <w:szCs w:val="24"/>
          <w:lang w:val="en-IN" w:eastAsia="en-IN"/>
        </w:rPr>
        <w:t>Asset Efficiency</w:t>
      </w:r>
      <w:r w:rsidRPr="007B6F88">
        <w:rPr>
          <w:rFonts w:ascii="Times New Roman" w:eastAsia="Times New Roman" w:hAnsi="Times New Roman" w:cs="Times New Roman"/>
          <w:bCs/>
          <w:color w:val="auto"/>
          <w:sz w:val="24"/>
          <w:szCs w:val="24"/>
          <w:lang w:val="en-IN" w:eastAsia="en-IN"/>
        </w:rPr>
        <w:t>:</w:t>
      </w:r>
      <w:r w:rsidRPr="007B6F88">
        <w:rPr>
          <w:rFonts w:ascii="Times New Roman" w:eastAsia="Times New Roman" w:hAnsi="Times New Roman" w:cs="Times New Roman"/>
          <w:b w:val="0"/>
          <w:color w:val="auto"/>
          <w:sz w:val="24"/>
          <w:szCs w:val="24"/>
          <w:lang w:val="en-IN" w:eastAsia="en-IN"/>
        </w:rPr>
        <w:t xml:space="preserve"> Asset Turnover Ratio improved till 2022 (1.088) but slowed to 0.988 in 2024 → Lower asset utilization.</w:t>
      </w:r>
    </w:p>
    <w:p w14:paraId="5DE4A0B6" w14:textId="77777777" w:rsidR="007B6F88" w:rsidRPr="007B6F88" w:rsidRDefault="007B6F88" w:rsidP="007B6F88">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Symbol" w:cs="Times New Roman"/>
          <w:bCs/>
          <w:color w:val="auto"/>
          <w:sz w:val="24"/>
          <w:szCs w:val="24"/>
          <w:lang w:val="en-IN" w:eastAsia="en-IN"/>
        </w:rPr>
        <w:lastRenderedPageBreak/>
        <w:t></w:t>
      </w:r>
      <w:r w:rsidRPr="007B6F88">
        <w:rPr>
          <w:rFonts w:ascii="Times New Roman" w:eastAsia="Times New Roman" w:hAnsi="Times New Roman" w:cs="Times New Roman"/>
          <w:bCs/>
          <w:color w:val="auto"/>
          <w:sz w:val="24"/>
          <w:szCs w:val="24"/>
          <w:lang w:val="en-IN" w:eastAsia="en-IN"/>
        </w:rPr>
        <w:t xml:space="preserve">  </w:t>
      </w:r>
      <w:r w:rsidRPr="007B6F88">
        <w:rPr>
          <w:rFonts w:ascii="Times New Roman" w:eastAsia="Times New Roman" w:hAnsi="Times New Roman" w:cs="Times New Roman"/>
          <w:bCs/>
          <w:i/>
          <w:iCs/>
          <w:color w:val="auto"/>
          <w:sz w:val="24"/>
          <w:szCs w:val="24"/>
          <w:lang w:val="en-IN" w:eastAsia="en-IN"/>
        </w:rPr>
        <w:t>Leverage</w:t>
      </w:r>
      <w:r w:rsidRPr="007B6F88">
        <w:rPr>
          <w:rFonts w:ascii="Times New Roman" w:eastAsia="Times New Roman" w:hAnsi="Times New Roman" w:cs="Times New Roman"/>
          <w:b w:val="0"/>
          <w:color w:val="auto"/>
          <w:sz w:val="24"/>
          <w:szCs w:val="24"/>
          <w:lang w:val="en-IN" w:eastAsia="en-IN"/>
        </w:rPr>
        <w:t>: Debt-to-Equity reduced from 0.56 in 2020 to 0.39 in 2024 → Stronger capital structure, reduced reliance on debt.</w:t>
      </w:r>
    </w:p>
    <w:p w14:paraId="26F658FC" w14:textId="77777777" w:rsidR="007B6F88" w:rsidRPr="007B6F88" w:rsidRDefault="007B6F88" w:rsidP="007B6F88">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Symbol" w:cs="Times New Roman"/>
          <w:b w:val="0"/>
          <w:color w:val="auto"/>
          <w:sz w:val="24"/>
          <w:szCs w:val="24"/>
          <w:lang w:val="en-IN" w:eastAsia="en-IN"/>
        </w:rPr>
        <w:t></w:t>
      </w:r>
      <w:r w:rsidRPr="007B6F88">
        <w:rPr>
          <w:rFonts w:ascii="Times New Roman" w:eastAsia="Times New Roman" w:hAnsi="Times New Roman" w:cs="Times New Roman"/>
          <w:b w:val="0"/>
          <w:color w:val="auto"/>
          <w:sz w:val="24"/>
          <w:szCs w:val="24"/>
          <w:lang w:val="en-IN" w:eastAsia="en-IN"/>
        </w:rPr>
        <w:t xml:space="preserve">  </w:t>
      </w:r>
      <w:r w:rsidRPr="007B6F88">
        <w:rPr>
          <w:rFonts w:ascii="Times New Roman" w:eastAsia="Times New Roman" w:hAnsi="Times New Roman" w:cs="Times New Roman"/>
          <w:bCs/>
          <w:i/>
          <w:iCs/>
          <w:color w:val="auto"/>
          <w:sz w:val="24"/>
          <w:szCs w:val="24"/>
          <w:lang w:val="en-IN" w:eastAsia="en-IN"/>
        </w:rPr>
        <w:t>Profitability</w:t>
      </w:r>
      <w:r w:rsidRPr="007B6F88">
        <w:rPr>
          <w:rFonts w:ascii="Times New Roman" w:eastAsia="Times New Roman" w:hAnsi="Times New Roman" w:cs="Times New Roman"/>
          <w:bCs/>
          <w:color w:val="auto"/>
          <w:sz w:val="24"/>
          <w:szCs w:val="24"/>
          <w:lang w:val="en-IN" w:eastAsia="en-IN"/>
        </w:rPr>
        <w:t>:</w:t>
      </w:r>
    </w:p>
    <w:p w14:paraId="53C0807B" w14:textId="77777777" w:rsidR="007B6F88" w:rsidRPr="007B6F88" w:rsidRDefault="007B6F88" w:rsidP="007B6F88">
      <w:pPr>
        <w:numPr>
          <w:ilvl w:val="0"/>
          <w:numId w:val="30"/>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Times New Roman" w:cs="Times New Roman"/>
          <w:b w:val="0"/>
          <w:color w:val="auto"/>
          <w:sz w:val="24"/>
          <w:szCs w:val="24"/>
          <w:lang w:val="en-IN" w:eastAsia="en-IN"/>
        </w:rPr>
        <w:t>ROCE peaked at 20.46% in 2022, fell to 17.65% in 2024 → Decline in operational efficiency.</w:t>
      </w:r>
    </w:p>
    <w:p w14:paraId="1B0DCCB9" w14:textId="77777777" w:rsidR="007B6F88" w:rsidRPr="007B6F88" w:rsidRDefault="007B6F88" w:rsidP="007B6F88">
      <w:pPr>
        <w:numPr>
          <w:ilvl w:val="0"/>
          <w:numId w:val="30"/>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7B6F88">
        <w:rPr>
          <w:rFonts w:ascii="Times New Roman" w:eastAsia="Times New Roman" w:hAnsi="Times New Roman" w:cs="Times New Roman"/>
          <w:b w:val="0"/>
          <w:color w:val="auto"/>
          <w:sz w:val="24"/>
          <w:szCs w:val="24"/>
          <w:lang w:val="en-IN" w:eastAsia="en-IN"/>
        </w:rPr>
        <w:t>Interest Coverage Ratio fell from 88x to 54x → Still very comfortable but showing slight stress.</w:t>
      </w:r>
    </w:p>
    <w:p w14:paraId="6EFCE2EB" w14:textId="57DD8187" w:rsidR="00657F9F" w:rsidRPr="005E1829" w:rsidRDefault="0026465F" w:rsidP="0026465F">
      <w:pPr>
        <w:pStyle w:val="Heading1"/>
        <w:rPr>
          <w:color w:val="0F0D29" w:themeColor="text1"/>
        </w:rPr>
      </w:pPr>
      <w:r w:rsidRPr="005E1829">
        <w:rPr>
          <w:color w:val="0F0D29" w:themeColor="text1"/>
        </w:rPr>
        <w:t>Relative Valuation</w:t>
      </w:r>
    </w:p>
    <w:p w14:paraId="05CA81B6"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Current Market Price (CMP):</w:t>
      </w:r>
      <w:r w:rsidRPr="005E1829">
        <w:rPr>
          <w:sz w:val="28"/>
          <w:szCs w:val="28"/>
        </w:rPr>
        <w:t xml:space="preserve"> $84.1 as of 11 February 2025.</w:t>
      </w:r>
    </w:p>
    <w:p w14:paraId="44DECFA0"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Implied Per Share Valuation:</w:t>
      </w:r>
      <w:r w:rsidRPr="005E1829">
        <w:rPr>
          <w:sz w:val="28"/>
          <w:szCs w:val="28"/>
        </w:rPr>
        <w:t xml:space="preserve"> Ranges between </w:t>
      </w:r>
      <w:r w:rsidRPr="005E1829">
        <w:rPr>
          <w:rStyle w:val="Strong"/>
          <w:sz w:val="28"/>
          <w:szCs w:val="28"/>
        </w:rPr>
        <w:t>$120.56 and $338.4</w:t>
      </w:r>
      <w:r w:rsidRPr="005E1829">
        <w:rPr>
          <w:sz w:val="28"/>
          <w:szCs w:val="28"/>
        </w:rPr>
        <w:t>, suggesting upside potential.</w:t>
      </w:r>
    </w:p>
    <w:p w14:paraId="32D002EB"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Valuation Multiples Used:</w:t>
      </w:r>
    </w:p>
    <w:p w14:paraId="710CCA62"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EV/EBITDA</w:t>
      </w:r>
      <w:r w:rsidRPr="005E1829">
        <w:rPr>
          <w:sz w:val="28"/>
          <w:szCs w:val="28"/>
        </w:rPr>
        <w:t xml:space="preserve"> (Enterprise Value to EBITDA)</w:t>
      </w:r>
    </w:p>
    <w:p w14:paraId="12BD09B7"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EV/EBIT</w:t>
      </w:r>
      <w:r w:rsidRPr="005E1829">
        <w:rPr>
          <w:sz w:val="28"/>
          <w:szCs w:val="28"/>
        </w:rPr>
        <w:t xml:space="preserve"> (Enterprise Value to EBIT)</w:t>
      </w:r>
    </w:p>
    <w:p w14:paraId="792A6B8C"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EV/Sales</w:t>
      </w:r>
      <w:r w:rsidRPr="005E1829">
        <w:rPr>
          <w:sz w:val="28"/>
          <w:szCs w:val="28"/>
        </w:rPr>
        <w:t xml:space="preserve"> (Enterprise Value to Sales)</w:t>
      </w:r>
    </w:p>
    <w:p w14:paraId="6B6CD14B"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P/E Ratio</w:t>
      </w:r>
      <w:r w:rsidRPr="005E1829">
        <w:rPr>
          <w:sz w:val="28"/>
          <w:szCs w:val="28"/>
        </w:rPr>
        <w:t xml:space="preserve"> (Price to Earnings)</w:t>
      </w:r>
    </w:p>
    <w:p w14:paraId="48A618C4"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Exit Multiple Method</w:t>
      </w:r>
      <w:r w:rsidRPr="005E1829">
        <w:rPr>
          <w:sz w:val="28"/>
          <w:szCs w:val="28"/>
        </w:rPr>
        <w:t xml:space="preserve"> (Terminal Value Calculation)</w:t>
      </w:r>
    </w:p>
    <w:p w14:paraId="2710EE0C"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Key Valuation Insights:</w:t>
      </w:r>
    </w:p>
    <w:p w14:paraId="4F8909D7"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EV/Sales multiple suggests the highest upside</w:t>
      </w:r>
      <w:r w:rsidRPr="005E1829">
        <w:rPr>
          <w:sz w:val="28"/>
          <w:szCs w:val="28"/>
        </w:rPr>
        <w:t xml:space="preserve">, with a per-share range of </w:t>
      </w:r>
      <w:r w:rsidRPr="005E1829">
        <w:rPr>
          <w:rStyle w:val="Strong"/>
          <w:sz w:val="28"/>
          <w:szCs w:val="28"/>
        </w:rPr>
        <w:t>$277.3 to $338.4</w:t>
      </w:r>
      <w:r w:rsidRPr="005E1829">
        <w:rPr>
          <w:sz w:val="28"/>
          <w:szCs w:val="28"/>
        </w:rPr>
        <w:t>.</w:t>
      </w:r>
    </w:p>
    <w:p w14:paraId="574B61E2"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EV/EBITDA valuation range:</w:t>
      </w:r>
      <w:r w:rsidRPr="005E1829">
        <w:rPr>
          <w:sz w:val="28"/>
          <w:szCs w:val="28"/>
        </w:rPr>
        <w:t xml:space="preserve"> $182.8 - $222.9 per share.</w:t>
      </w:r>
    </w:p>
    <w:p w14:paraId="01F700B5"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EV/EBIT valuation range:</w:t>
      </w:r>
      <w:r w:rsidRPr="005E1829">
        <w:rPr>
          <w:sz w:val="28"/>
          <w:szCs w:val="28"/>
        </w:rPr>
        <w:t xml:space="preserve"> $166.1 - $202.5 per share.</w:t>
      </w:r>
    </w:p>
    <w:p w14:paraId="7BE2DEEA"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P/E valuation range:</w:t>
      </w:r>
      <w:r w:rsidRPr="005E1829">
        <w:rPr>
          <w:sz w:val="28"/>
          <w:szCs w:val="28"/>
        </w:rPr>
        <w:t xml:space="preserve"> $124.1 - $151.6 per share.</w:t>
      </w:r>
    </w:p>
    <w:p w14:paraId="498EBBEF"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Exit Multiple Share Value:</w:t>
      </w:r>
      <w:r w:rsidRPr="005E1829">
        <w:rPr>
          <w:sz w:val="28"/>
          <w:szCs w:val="28"/>
        </w:rPr>
        <w:t xml:space="preserve"> $120.56 per share, based on an </w:t>
      </w:r>
      <w:r w:rsidRPr="005E1829">
        <w:rPr>
          <w:rStyle w:val="Strong"/>
          <w:sz w:val="28"/>
          <w:szCs w:val="28"/>
        </w:rPr>
        <w:t>EV/EBIT multiple of 24.8x</w:t>
      </w:r>
      <w:r w:rsidRPr="005E1829">
        <w:rPr>
          <w:sz w:val="28"/>
          <w:szCs w:val="28"/>
        </w:rPr>
        <w:t xml:space="preserve"> and a </w:t>
      </w:r>
      <w:r w:rsidRPr="005E1829">
        <w:rPr>
          <w:rStyle w:val="Strong"/>
          <w:sz w:val="28"/>
          <w:szCs w:val="28"/>
        </w:rPr>
        <w:t>terminal value of $71,721.6 million</w:t>
      </w:r>
      <w:r w:rsidRPr="005E1829">
        <w:rPr>
          <w:sz w:val="28"/>
          <w:szCs w:val="28"/>
        </w:rPr>
        <w:t>.</w:t>
      </w:r>
    </w:p>
    <w:p w14:paraId="03CC9339"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Diluted Shares Outstanding:</w:t>
      </w:r>
      <w:r w:rsidRPr="005E1829">
        <w:rPr>
          <w:sz w:val="28"/>
          <w:szCs w:val="28"/>
        </w:rPr>
        <w:t xml:space="preserve"> 497.4 million, used for equity value calculation.</w:t>
      </w:r>
    </w:p>
    <w:p w14:paraId="5A38AB8D" w14:textId="77777777" w:rsidR="005E1829" w:rsidRPr="005E1829" w:rsidRDefault="005E1829" w:rsidP="005E1829">
      <w:pPr>
        <w:pStyle w:val="NormalWeb"/>
        <w:numPr>
          <w:ilvl w:val="0"/>
          <w:numId w:val="28"/>
        </w:numPr>
        <w:spacing w:line="360" w:lineRule="auto"/>
        <w:rPr>
          <w:sz w:val="28"/>
          <w:szCs w:val="28"/>
        </w:rPr>
      </w:pPr>
      <w:r w:rsidRPr="005E1829">
        <w:rPr>
          <w:rStyle w:val="Strong"/>
          <w:sz w:val="28"/>
          <w:szCs w:val="28"/>
        </w:rPr>
        <w:t>Investment Outlook:</w:t>
      </w:r>
    </w:p>
    <w:p w14:paraId="4B1A22C1" w14:textId="77777777" w:rsidR="005E1829" w:rsidRPr="005E1829" w:rsidRDefault="005E1829" w:rsidP="005E1829">
      <w:pPr>
        <w:pStyle w:val="NormalWeb"/>
        <w:numPr>
          <w:ilvl w:val="1"/>
          <w:numId w:val="28"/>
        </w:numPr>
        <w:spacing w:line="360" w:lineRule="auto"/>
        <w:rPr>
          <w:sz w:val="28"/>
          <w:szCs w:val="28"/>
        </w:rPr>
      </w:pPr>
      <w:r w:rsidRPr="005E1829">
        <w:rPr>
          <w:sz w:val="28"/>
          <w:szCs w:val="28"/>
        </w:rPr>
        <w:t xml:space="preserve">Cognizant appears </w:t>
      </w:r>
      <w:r w:rsidRPr="005E1829">
        <w:rPr>
          <w:rStyle w:val="Strong"/>
          <w:sz w:val="28"/>
          <w:szCs w:val="28"/>
        </w:rPr>
        <w:t>undervalued relative to industry peers</w:t>
      </w:r>
      <w:r w:rsidRPr="005E1829">
        <w:rPr>
          <w:sz w:val="28"/>
          <w:szCs w:val="28"/>
        </w:rPr>
        <w:t>.</w:t>
      </w:r>
    </w:p>
    <w:p w14:paraId="44B41A7C"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t>Revenue and earnings growth projections remain strong</w:t>
      </w:r>
      <w:r w:rsidRPr="005E1829">
        <w:rPr>
          <w:sz w:val="28"/>
          <w:szCs w:val="28"/>
        </w:rPr>
        <w:t>.</w:t>
      </w:r>
    </w:p>
    <w:p w14:paraId="4C68CEC1" w14:textId="77777777" w:rsidR="005E1829" w:rsidRPr="005E1829" w:rsidRDefault="005E1829" w:rsidP="005E1829">
      <w:pPr>
        <w:pStyle w:val="NormalWeb"/>
        <w:numPr>
          <w:ilvl w:val="1"/>
          <w:numId w:val="28"/>
        </w:numPr>
        <w:spacing w:line="360" w:lineRule="auto"/>
        <w:rPr>
          <w:sz w:val="28"/>
          <w:szCs w:val="28"/>
        </w:rPr>
      </w:pPr>
      <w:r w:rsidRPr="005E1829">
        <w:rPr>
          <w:rStyle w:val="Strong"/>
          <w:sz w:val="28"/>
          <w:szCs w:val="28"/>
        </w:rPr>
        <w:lastRenderedPageBreak/>
        <w:t>Stock is positioned for potential appreciation</w:t>
      </w:r>
      <w:r w:rsidRPr="005E1829">
        <w:rPr>
          <w:sz w:val="28"/>
          <w:szCs w:val="28"/>
        </w:rPr>
        <w:t>, based on current multiples, terminal value analysis, and market trends.</w:t>
      </w:r>
    </w:p>
    <w:p w14:paraId="01350006" w14:textId="65287895" w:rsidR="00657F9F" w:rsidRDefault="005E1829" w:rsidP="00DF027C">
      <w:pPr>
        <w:rPr>
          <w:rFonts w:ascii="Times New Roman" w:hAnsi="Times New Roman" w:cs="Times New Roman"/>
          <w:color w:val="0F0D29" w:themeColor="text1"/>
        </w:rPr>
      </w:pPr>
      <w:r>
        <w:rPr>
          <w:rFonts w:ascii="Times New Roman" w:hAnsi="Times New Roman" w:cs="Times New Roman"/>
          <w:color w:val="0F0D29" w:themeColor="text1"/>
        </w:rPr>
        <w:t>Exhibit 11- Trading Comps Valuation</w:t>
      </w:r>
    </w:p>
    <w:p w14:paraId="5545B943" w14:textId="6D315A61" w:rsidR="005E1829" w:rsidRDefault="005E1829" w:rsidP="00DF027C">
      <w:pPr>
        <w:rPr>
          <w:rFonts w:ascii="Times New Roman" w:hAnsi="Times New Roman" w:cs="Times New Roman"/>
          <w:color w:val="0F0D29" w:themeColor="text1"/>
        </w:rPr>
      </w:pPr>
      <w:r>
        <w:rPr>
          <w:noProof/>
        </w:rPr>
        <w:drawing>
          <wp:inline distT="0" distB="0" distL="0" distR="0" wp14:anchorId="091C980A" wp14:editId="1B7A04AA">
            <wp:extent cx="7010309" cy="7596554"/>
            <wp:effectExtent l="0" t="0" r="63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018890" cy="7605852"/>
                    </a:xfrm>
                    <a:prstGeom prst="rect">
                      <a:avLst/>
                    </a:prstGeom>
                    <a:noFill/>
                    <a:ln>
                      <a:noFill/>
                    </a:ln>
                  </pic:spPr>
                </pic:pic>
              </a:graphicData>
            </a:graphic>
          </wp:inline>
        </w:drawing>
      </w:r>
    </w:p>
    <w:p w14:paraId="1EE8BDB9" w14:textId="240FBA81" w:rsidR="005E1829" w:rsidRDefault="005E1829" w:rsidP="00DF027C">
      <w:pPr>
        <w:rPr>
          <w:rFonts w:ascii="Times New Roman" w:hAnsi="Times New Roman" w:cs="Times New Roman"/>
          <w:color w:val="0F0D29" w:themeColor="text1"/>
        </w:rPr>
      </w:pPr>
      <w:r>
        <w:rPr>
          <w:rFonts w:ascii="Times New Roman" w:hAnsi="Times New Roman" w:cs="Times New Roman"/>
          <w:color w:val="0F0D29" w:themeColor="text1"/>
        </w:rPr>
        <w:lastRenderedPageBreak/>
        <w:t>Exhibit 12- Trading Comps Output</w:t>
      </w:r>
    </w:p>
    <w:p w14:paraId="16E6CC6F" w14:textId="150CABB8" w:rsidR="005E1829" w:rsidRDefault="005E1829" w:rsidP="00DF027C">
      <w:pPr>
        <w:rPr>
          <w:rFonts w:ascii="Times New Roman" w:hAnsi="Times New Roman" w:cs="Times New Roman"/>
          <w:color w:val="0F0D29" w:themeColor="text1"/>
        </w:rPr>
      </w:pPr>
      <w:r>
        <w:rPr>
          <w:noProof/>
        </w:rPr>
        <w:drawing>
          <wp:inline distT="0" distB="0" distL="0" distR="0" wp14:anchorId="22246BB1" wp14:editId="41F32212">
            <wp:extent cx="7018020" cy="2918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18020" cy="2918460"/>
                    </a:xfrm>
                    <a:prstGeom prst="rect">
                      <a:avLst/>
                    </a:prstGeom>
                    <a:noFill/>
                    <a:ln>
                      <a:noFill/>
                    </a:ln>
                  </pic:spPr>
                </pic:pic>
              </a:graphicData>
            </a:graphic>
          </wp:inline>
        </w:drawing>
      </w:r>
    </w:p>
    <w:p w14:paraId="667F71E6" w14:textId="5D459602" w:rsidR="005E1829" w:rsidRDefault="007741B2" w:rsidP="00DF027C">
      <w:pPr>
        <w:rPr>
          <w:rFonts w:ascii="Times New Roman" w:hAnsi="Times New Roman" w:cs="Times New Roman"/>
          <w:color w:val="0F0D29" w:themeColor="text1"/>
        </w:rPr>
      </w:pPr>
      <w:r>
        <w:rPr>
          <w:rFonts w:ascii="Times New Roman" w:hAnsi="Times New Roman" w:cs="Times New Roman"/>
          <w:color w:val="0F0D29" w:themeColor="text1"/>
        </w:rPr>
        <w:t>Exhibit 13- Football Field Analysis</w:t>
      </w:r>
    </w:p>
    <w:p w14:paraId="5198A850" w14:textId="4BEC975A" w:rsidR="007741B2" w:rsidRDefault="007741B2" w:rsidP="00DF027C">
      <w:pPr>
        <w:rPr>
          <w:rFonts w:ascii="Times New Roman" w:hAnsi="Times New Roman" w:cs="Times New Roman"/>
          <w:color w:val="0F0D29" w:themeColor="text1"/>
        </w:rPr>
      </w:pPr>
      <w:r>
        <w:rPr>
          <w:noProof/>
        </w:rPr>
        <w:drawing>
          <wp:inline distT="0" distB="0" distL="0" distR="0" wp14:anchorId="66331086" wp14:editId="4BD69EC3">
            <wp:extent cx="6766560" cy="30632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66560" cy="3063240"/>
                    </a:xfrm>
                    <a:prstGeom prst="rect">
                      <a:avLst/>
                    </a:prstGeom>
                    <a:noFill/>
                    <a:ln>
                      <a:noFill/>
                    </a:ln>
                  </pic:spPr>
                </pic:pic>
              </a:graphicData>
            </a:graphic>
          </wp:inline>
        </w:drawing>
      </w:r>
    </w:p>
    <w:p w14:paraId="65519D07" w14:textId="0701FEBF" w:rsidR="000535F6" w:rsidRPr="000535F6" w:rsidRDefault="007741B2" w:rsidP="000535F6">
      <w:pPr>
        <w:jc w:val="both"/>
        <w:rPr>
          <w:b w:val="0"/>
          <w:bCs/>
          <w:i/>
          <w:iCs/>
          <w:color w:val="0F0D29" w:themeColor="text1"/>
          <w:sz w:val="32"/>
          <w:szCs w:val="24"/>
        </w:rPr>
      </w:pPr>
      <w:r w:rsidRPr="007741B2">
        <w:rPr>
          <w:b w:val="0"/>
          <w:bCs/>
          <w:i/>
          <w:iCs/>
          <w:color w:val="0F0D29" w:themeColor="text1"/>
          <w:sz w:val="32"/>
          <w:szCs w:val="24"/>
        </w:rPr>
        <w:t xml:space="preserve">This football field analysis presents a valuation range for the target company using various methods. The </w:t>
      </w:r>
      <w:r w:rsidRPr="007741B2">
        <w:rPr>
          <w:rStyle w:val="Strong"/>
          <w:i/>
          <w:iCs/>
          <w:color w:val="0F0D29" w:themeColor="text1"/>
          <w:sz w:val="32"/>
          <w:szCs w:val="24"/>
        </w:rPr>
        <w:t>perpetual growth</w:t>
      </w:r>
      <w:r w:rsidRPr="007741B2">
        <w:rPr>
          <w:b w:val="0"/>
          <w:bCs/>
          <w:i/>
          <w:iCs/>
          <w:color w:val="0F0D29" w:themeColor="text1"/>
          <w:sz w:val="32"/>
          <w:szCs w:val="24"/>
        </w:rPr>
        <w:t xml:space="preserve"> model yields the lowest range ($64.46 - $77.95), while the </w:t>
      </w:r>
      <w:r w:rsidRPr="007741B2">
        <w:rPr>
          <w:rStyle w:val="Strong"/>
          <w:i/>
          <w:iCs/>
          <w:color w:val="0F0D29" w:themeColor="text1"/>
          <w:sz w:val="32"/>
          <w:szCs w:val="24"/>
        </w:rPr>
        <w:t>CCA (EV/EBIT)</w:t>
      </w:r>
      <w:r w:rsidRPr="007741B2">
        <w:rPr>
          <w:b w:val="0"/>
          <w:bCs/>
          <w:i/>
          <w:iCs/>
          <w:color w:val="0F0D29" w:themeColor="text1"/>
          <w:sz w:val="32"/>
          <w:szCs w:val="24"/>
        </w:rPr>
        <w:t xml:space="preserve"> method produces the highest ($183.6 - $223.9). The </w:t>
      </w:r>
      <w:r w:rsidRPr="007741B2">
        <w:rPr>
          <w:rStyle w:val="Strong"/>
          <w:i/>
          <w:iCs/>
          <w:color w:val="0F0D29" w:themeColor="text1"/>
          <w:sz w:val="32"/>
          <w:szCs w:val="24"/>
        </w:rPr>
        <w:t>market consensus</w:t>
      </w:r>
      <w:r w:rsidRPr="007741B2">
        <w:rPr>
          <w:b w:val="0"/>
          <w:bCs/>
          <w:i/>
          <w:iCs/>
          <w:color w:val="0F0D29" w:themeColor="text1"/>
          <w:sz w:val="32"/>
          <w:szCs w:val="24"/>
        </w:rPr>
        <w:t xml:space="preserve"> and </w:t>
      </w:r>
      <w:r w:rsidRPr="007741B2">
        <w:rPr>
          <w:rStyle w:val="Strong"/>
          <w:i/>
          <w:iCs/>
          <w:color w:val="0F0D29" w:themeColor="text1"/>
          <w:sz w:val="32"/>
          <w:szCs w:val="24"/>
        </w:rPr>
        <w:t>52-week range</w:t>
      </w:r>
      <w:r w:rsidRPr="007741B2">
        <w:rPr>
          <w:b w:val="0"/>
          <w:bCs/>
          <w:i/>
          <w:iCs/>
          <w:color w:val="0F0D29" w:themeColor="text1"/>
          <w:sz w:val="32"/>
          <w:szCs w:val="24"/>
        </w:rPr>
        <w:t xml:space="preserve"> fall within the broader spectrum. The </w:t>
      </w:r>
      <w:r w:rsidRPr="007741B2">
        <w:rPr>
          <w:rStyle w:val="Strong"/>
          <w:i/>
          <w:iCs/>
          <w:color w:val="0F0D29" w:themeColor="text1"/>
          <w:sz w:val="32"/>
          <w:szCs w:val="24"/>
        </w:rPr>
        <w:t>unaffected price</w:t>
      </w:r>
      <w:r w:rsidRPr="007741B2">
        <w:rPr>
          <w:b w:val="0"/>
          <w:bCs/>
          <w:i/>
          <w:iCs/>
          <w:color w:val="0F0D29" w:themeColor="text1"/>
          <w:sz w:val="32"/>
          <w:szCs w:val="24"/>
        </w:rPr>
        <w:t xml:space="preserve"> is $87.9. The </w:t>
      </w:r>
      <w:r w:rsidRPr="007741B2">
        <w:rPr>
          <w:rStyle w:val="Strong"/>
          <w:i/>
          <w:iCs/>
          <w:color w:val="0F0D29" w:themeColor="text1"/>
          <w:sz w:val="32"/>
          <w:szCs w:val="24"/>
        </w:rPr>
        <w:t>final valuation range</w:t>
      </w:r>
      <w:r w:rsidRPr="007741B2">
        <w:rPr>
          <w:b w:val="0"/>
          <w:bCs/>
          <w:i/>
          <w:iCs/>
          <w:color w:val="0F0D29" w:themeColor="text1"/>
          <w:sz w:val="32"/>
          <w:szCs w:val="24"/>
        </w:rPr>
        <w:t>, encompassing all methods, is $63.8 - $223.9, highlighting significant variability in potential valuations.</w:t>
      </w:r>
    </w:p>
    <w:sectPr w:rsidR="000535F6" w:rsidRPr="000535F6" w:rsidSect="00922995">
      <w:headerReference w:type="even" r:id="rId69"/>
      <w:headerReference w:type="default" r:id="rId70"/>
      <w:footerReference w:type="default" r:id="rId71"/>
      <w:headerReference w:type="first" r:id="rId72"/>
      <w:pgSz w:w="12240" w:h="15840"/>
      <w:pgMar w:top="720" w:right="1152" w:bottom="720" w:left="1152" w:header="0" w:footer="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F53D" w14:textId="77777777" w:rsidR="00094ED3" w:rsidRDefault="00094ED3">
      <w:r>
        <w:separator/>
      </w:r>
    </w:p>
    <w:p w14:paraId="0A0211A9" w14:textId="77777777" w:rsidR="00094ED3" w:rsidRDefault="00094ED3"/>
  </w:endnote>
  <w:endnote w:type="continuationSeparator" w:id="0">
    <w:p w14:paraId="2E25C2A6" w14:textId="77777777" w:rsidR="00094ED3" w:rsidRDefault="00094ED3">
      <w:r>
        <w:continuationSeparator/>
      </w:r>
    </w:p>
    <w:p w14:paraId="79A93916" w14:textId="77777777" w:rsidR="00094ED3" w:rsidRDefault="00094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746322"/>
      <w:docPartObj>
        <w:docPartGallery w:val="Page Numbers (Bottom of Page)"/>
        <w:docPartUnique/>
      </w:docPartObj>
    </w:sdtPr>
    <w:sdtEndPr/>
    <w:sdtContent>
      <w:p w14:paraId="72764E2E" w14:textId="79210529" w:rsidR="00DF027C" w:rsidRDefault="00893388">
        <w:pPr>
          <w:pStyle w:val="Footer"/>
        </w:pPr>
        <w:r>
          <w:rPr>
            <w:noProof/>
          </w:rPr>
          <mc:AlternateContent>
            <mc:Choice Requires="wpg">
              <w:drawing>
                <wp:anchor distT="0" distB="0" distL="114300" distR="114300" simplePos="0" relativeHeight="251659264" behindDoc="0" locked="0" layoutInCell="1" allowOverlap="1" wp14:anchorId="709DC780" wp14:editId="05712810">
                  <wp:simplePos x="0" y="0"/>
                  <wp:positionH relativeFrom="page">
                    <wp:align>center</wp:align>
                  </wp:positionH>
                  <wp:positionV relativeFrom="bottomMargin">
                    <wp:align>center</wp:align>
                  </wp:positionV>
                  <wp:extent cx="7753350" cy="190500"/>
                  <wp:effectExtent l="9525" t="9525" r="9525"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B7B33" w14:textId="77777777" w:rsidR="00893388" w:rsidRDefault="00893388">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09DC780" id="Group 28"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FFB7B33" w14:textId="77777777" w:rsidR="00893388" w:rsidRDefault="00893388">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17283" w14:textId="77777777" w:rsidR="00094ED3" w:rsidRDefault="00094ED3">
      <w:r>
        <w:separator/>
      </w:r>
    </w:p>
    <w:p w14:paraId="4AE2D685" w14:textId="77777777" w:rsidR="00094ED3" w:rsidRDefault="00094ED3"/>
  </w:footnote>
  <w:footnote w:type="continuationSeparator" w:id="0">
    <w:p w14:paraId="3FB29600" w14:textId="77777777" w:rsidR="00094ED3" w:rsidRDefault="00094ED3">
      <w:r>
        <w:continuationSeparator/>
      </w:r>
    </w:p>
    <w:p w14:paraId="41314E8C" w14:textId="77777777" w:rsidR="00094ED3" w:rsidRDefault="00094E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E115" w14:textId="1EB5D163" w:rsidR="00F24846" w:rsidRDefault="00094ED3">
    <w:pPr>
      <w:pStyle w:val="Header"/>
    </w:pPr>
    <w:r>
      <w:rPr>
        <w:noProof/>
      </w:rPr>
      <w:pict w14:anchorId="402E8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12094" o:spid="_x0000_s1031" type="#_x0000_t75" style="position:absolute;margin-left:0;margin-top:0;width:496.75pt;height:401.35pt;z-index:-251655168;mso-position-horizontal:center;mso-position-horizontal-relative:margin;mso-position-vertical:center;mso-position-vertical-relative:margin" o:allowincell="f">
          <v:imagedata r:id="rId1" o:title="cognizant logo - Google Search - Google Chrome 25-02-2025 18_23_4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6D9D6B58" w14:textId="2AA126A9" w:rsidTr="00D077E9">
      <w:trPr>
        <w:trHeight w:val="978"/>
      </w:trPr>
      <w:tc>
        <w:tcPr>
          <w:tcW w:w="9990" w:type="dxa"/>
          <w:tcBorders>
            <w:top w:val="nil"/>
            <w:left w:val="nil"/>
            <w:bottom w:val="single" w:sz="36" w:space="0" w:color="34ABA2" w:themeColor="accent3"/>
            <w:right w:val="nil"/>
          </w:tcBorders>
        </w:tcPr>
        <w:p w14:paraId="0FC86CFD" w14:textId="1709DA5D" w:rsidR="00D077E9" w:rsidRPr="00765AF4" w:rsidRDefault="00765AF4" w:rsidP="00922995">
          <w:pPr>
            <w:pStyle w:val="Header"/>
            <w:shd w:val="clear" w:color="auto" w:fill="E0EFF4" w:themeFill="accent4" w:themeFillTint="33"/>
            <w:rPr>
              <w:i/>
              <w:iCs/>
              <w:color w:val="0F0D29" w:themeColor="text1"/>
              <w:sz w:val="20"/>
              <w:szCs w:val="20"/>
            </w:rPr>
          </w:pPr>
          <w:r w:rsidRPr="00765AF4">
            <w:rPr>
              <w:i/>
              <w:iCs/>
              <w:color w:val="0F0D29" w:themeColor="text1"/>
              <w:sz w:val="20"/>
              <w:szCs w:val="20"/>
            </w:rPr>
            <w:t>Academic Research project- Not a recommendation</w:t>
          </w:r>
        </w:p>
        <w:p w14:paraId="735DB95F" w14:textId="303E08CB" w:rsidR="00765AF4" w:rsidRPr="00765AF4" w:rsidRDefault="00765AF4" w:rsidP="00922995">
          <w:pPr>
            <w:pStyle w:val="Header"/>
            <w:shd w:val="clear" w:color="auto" w:fill="E0EFF4" w:themeFill="accent4" w:themeFillTint="33"/>
            <w:rPr>
              <w:rFonts w:ascii="Times New Roman" w:hAnsi="Times New Roman" w:cs="Times New Roman"/>
              <w:i/>
              <w:iCs/>
              <w:sz w:val="36"/>
              <w:szCs w:val="36"/>
            </w:rPr>
          </w:pPr>
          <w:r w:rsidRPr="00922995">
            <w:rPr>
              <w:rFonts w:ascii="Times New Roman" w:hAnsi="Times New Roman" w:cs="Times New Roman"/>
              <w:i/>
              <w:iCs/>
              <w:color w:val="202122"/>
              <w:sz w:val="36"/>
              <w:szCs w:val="36"/>
              <w:shd w:val="clear" w:color="auto" w:fill="E0EFF4" w:themeFill="accent4" w:themeFillTint="33"/>
            </w:rPr>
            <w:t xml:space="preserve">Cognizant Technology Solutions Corporation              </w:t>
          </w:r>
          <w:r>
            <w:rPr>
              <w:rFonts w:ascii="Times New Roman" w:hAnsi="Times New Roman" w:cs="Times New Roman"/>
              <w:i/>
              <w:iCs/>
              <w:noProof/>
              <w:sz w:val="36"/>
              <w:szCs w:val="36"/>
            </w:rPr>
            <w:drawing>
              <wp:inline distT="0" distB="0" distL="0" distR="0" wp14:anchorId="670EEA59" wp14:editId="1D1BDFFB">
                <wp:extent cx="845820" cy="26663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878045" cy="276794"/>
                        </a:xfrm>
                        <a:prstGeom prst="rect">
                          <a:avLst/>
                        </a:prstGeom>
                      </pic:spPr>
                    </pic:pic>
                  </a:graphicData>
                </a:graphic>
              </wp:inline>
            </w:drawing>
          </w:r>
          <w:r>
            <w:rPr>
              <w:rFonts w:ascii="Times New Roman" w:hAnsi="Times New Roman" w:cs="Times New Roman"/>
              <w:i/>
              <w:iCs/>
              <w:color w:val="202122"/>
              <w:sz w:val="36"/>
              <w:szCs w:val="36"/>
              <w:shd w:val="clear" w:color="auto" w:fill="FFFFFF"/>
            </w:rPr>
            <w:t xml:space="preserve">    </w:t>
          </w:r>
        </w:p>
      </w:tc>
    </w:tr>
  </w:tbl>
  <w:p w14:paraId="4B2BF64B" w14:textId="535FC941" w:rsidR="00D077E9" w:rsidRDefault="00094ED3" w:rsidP="00D077E9">
    <w:pPr>
      <w:pStyle w:val="Header"/>
    </w:pPr>
    <w:r>
      <w:rPr>
        <w:noProof/>
      </w:rPr>
      <w:pict w14:anchorId="1CB8A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12095" o:spid="_x0000_s1032" type="#_x0000_t75" style="position:absolute;margin-left:0;margin-top:0;width:496.75pt;height:401.35pt;z-index:-251654144;mso-position-horizontal:center;mso-position-horizontal-relative:margin;mso-position-vertical:center;mso-position-vertical-relative:margin" o:allowincell="f">
          <v:imagedata r:id="rId2" o:title="cognizant logo - Google Search - Google Chrome 25-02-2025 18_23_40"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E430" w14:textId="35A99AB4" w:rsidR="00F24846" w:rsidRDefault="00094ED3">
    <w:pPr>
      <w:pStyle w:val="Header"/>
    </w:pPr>
    <w:r>
      <w:rPr>
        <w:noProof/>
      </w:rPr>
      <w:pict w14:anchorId="46A0B7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412093" o:spid="_x0000_s1030" type="#_x0000_t75" style="position:absolute;margin-left:0;margin-top:0;width:496.75pt;height:401.35pt;z-index:-251656192;mso-position-horizontal:center;mso-position-horizontal-relative:margin;mso-position-vertical:center;mso-position-vertical-relative:margin" o:allowincell="f">
          <v:imagedata r:id="rId1" o:title="cognizant logo - Google Search - Google Chrome 25-02-2025 18_23_4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19A"/>
    <w:multiLevelType w:val="multilevel"/>
    <w:tmpl w:val="7792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1354"/>
    <w:multiLevelType w:val="multilevel"/>
    <w:tmpl w:val="5F08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55E74"/>
    <w:multiLevelType w:val="multilevel"/>
    <w:tmpl w:val="AA3C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10367"/>
    <w:multiLevelType w:val="multilevel"/>
    <w:tmpl w:val="7980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F3759"/>
    <w:multiLevelType w:val="multilevel"/>
    <w:tmpl w:val="270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16470"/>
    <w:multiLevelType w:val="hybridMultilevel"/>
    <w:tmpl w:val="CD2EF14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24507C"/>
    <w:multiLevelType w:val="multilevel"/>
    <w:tmpl w:val="C89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955FE"/>
    <w:multiLevelType w:val="multilevel"/>
    <w:tmpl w:val="75EA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96407"/>
    <w:multiLevelType w:val="multilevel"/>
    <w:tmpl w:val="5FBE9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C0979"/>
    <w:multiLevelType w:val="multilevel"/>
    <w:tmpl w:val="401CF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D7B93"/>
    <w:multiLevelType w:val="multilevel"/>
    <w:tmpl w:val="1E0E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B5A7A"/>
    <w:multiLevelType w:val="multilevel"/>
    <w:tmpl w:val="7240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105A9"/>
    <w:multiLevelType w:val="multilevel"/>
    <w:tmpl w:val="C67C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B6228"/>
    <w:multiLevelType w:val="multilevel"/>
    <w:tmpl w:val="A8E6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7131B"/>
    <w:multiLevelType w:val="hybridMultilevel"/>
    <w:tmpl w:val="62609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743587"/>
    <w:multiLevelType w:val="multilevel"/>
    <w:tmpl w:val="7220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03A9D"/>
    <w:multiLevelType w:val="multilevel"/>
    <w:tmpl w:val="C0F0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91F1E"/>
    <w:multiLevelType w:val="multilevel"/>
    <w:tmpl w:val="E074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D094A"/>
    <w:multiLevelType w:val="multilevel"/>
    <w:tmpl w:val="2D10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F0A4E"/>
    <w:multiLevelType w:val="multilevel"/>
    <w:tmpl w:val="215C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90BF9"/>
    <w:multiLevelType w:val="multilevel"/>
    <w:tmpl w:val="01E2A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9119D6"/>
    <w:multiLevelType w:val="hybridMultilevel"/>
    <w:tmpl w:val="C1F2ED5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534425"/>
    <w:multiLevelType w:val="multilevel"/>
    <w:tmpl w:val="1D6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7325C"/>
    <w:multiLevelType w:val="multilevel"/>
    <w:tmpl w:val="65584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890D12"/>
    <w:multiLevelType w:val="hybridMultilevel"/>
    <w:tmpl w:val="F4DEB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1F7A14"/>
    <w:multiLevelType w:val="multilevel"/>
    <w:tmpl w:val="5C20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C1140"/>
    <w:multiLevelType w:val="multilevel"/>
    <w:tmpl w:val="EC44B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74FE7"/>
    <w:multiLevelType w:val="hybridMultilevel"/>
    <w:tmpl w:val="750A6F46"/>
    <w:lvl w:ilvl="0" w:tplc="AA7CFC9C">
      <w:start w:val="1"/>
      <w:numFmt w:val="decimal"/>
      <w:lvlText w:val="%1."/>
      <w:lvlJc w:val="left"/>
      <w:pPr>
        <w:ind w:left="720" w:hanging="360"/>
      </w:pPr>
      <w:rPr>
        <w:rFonts w:ascii="Segoe UI Emoji" w:hAnsi="Segoe UI Emoji" w:cs="Segoe UI Emoj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DA22CC"/>
    <w:multiLevelType w:val="multilevel"/>
    <w:tmpl w:val="53E8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416FA0"/>
    <w:multiLevelType w:val="hybridMultilevel"/>
    <w:tmpl w:val="30CC4818"/>
    <w:lvl w:ilvl="0" w:tplc="863E653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0" w15:restartNumberingAfterBreak="0">
    <w:nsid w:val="771C36C5"/>
    <w:multiLevelType w:val="multilevel"/>
    <w:tmpl w:val="E1C8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634F68"/>
    <w:multiLevelType w:val="hybridMultilevel"/>
    <w:tmpl w:val="C8C47F16"/>
    <w:lvl w:ilvl="0" w:tplc="57E8ED5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26"/>
  </w:num>
  <w:num w:numId="2">
    <w:abstractNumId w:val="20"/>
  </w:num>
  <w:num w:numId="3">
    <w:abstractNumId w:val="9"/>
  </w:num>
  <w:num w:numId="4">
    <w:abstractNumId w:val="6"/>
  </w:num>
  <w:num w:numId="5">
    <w:abstractNumId w:val="1"/>
  </w:num>
  <w:num w:numId="6">
    <w:abstractNumId w:val="30"/>
  </w:num>
  <w:num w:numId="7">
    <w:abstractNumId w:val="16"/>
  </w:num>
  <w:num w:numId="8">
    <w:abstractNumId w:val="25"/>
  </w:num>
  <w:num w:numId="9">
    <w:abstractNumId w:val="13"/>
  </w:num>
  <w:num w:numId="10">
    <w:abstractNumId w:val="19"/>
  </w:num>
  <w:num w:numId="11">
    <w:abstractNumId w:val="17"/>
  </w:num>
  <w:num w:numId="12">
    <w:abstractNumId w:val="0"/>
  </w:num>
  <w:num w:numId="13">
    <w:abstractNumId w:val="3"/>
  </w:num>
  <w:num w:numId="14">
    <w:abstractNumId w:val="11"/>
  </w:num>
  <w:num w:numId="15">
    <w:abstractNumId w:val="10"/>
  </w:num>
  <w:num w:numId="16">
    <w:abstractNumId w:val="28"/>
  </w:num>
  <w:num w:numId="17">
    <w:abstractNumId w:val="22"/>
  </w:num>
  <w:num w:numId="18">
    <w:abstractNumId w:val="4"/>
  </w:num>
  <w:num w:numId="19">
    <w:abstractNumId w:val="7"/>
  </w:num>
  <w:num w:numId="20">
    <w:abstractNumId w:val="21"/>
  </w:num>
  <w:num w:numId="21">
    <w:abstractNumId w:val="14"/>
  </w:num>
  <w:num w:numId="22">
    <w:abstractNumId w:val="5"/>
  </w:num>
  <w:num w:numId="23">
    <w:abstractNumId w:val="24"/>
  </w:num>
  <w:num w:numId="24">
    <w:abstractNumId w:val="31"/>
  </w:num>
  <w:num w:numId="25">
    <w:abstractNumId w:val="29"/>
  </w:num>
  <w:num w:numId="26">
    <w:abstractNumId w:val="27"/>
  </w:num>
  <w:num w:numId="27">
    <w:abstractNumId w:val="18"/>
  </w:num>
  <w:num w:numId="28">
    <w:abstractNumId w:val="8"/>
  </w:num>
  <w:num w:numId="29">
    <w:abstractNumId w:val="12"/>
  </w:num>
  <w:num w:numId="30">
    <w:abstractNumId w:val="15"/>
  </w:num>
  <w:num w:numId="31">
    <w:abstractNumId w:val="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F9F"/>
    <w:rsid w:val="00017980"/>
    <w:rsid w:val="0002482E"/>
    <w:rsid w:val="00050324"/>
    <w:rsid w:val="000535F6"/>
    <w:rsid w:val="00090B5E"/>
    <w:rsid w:val="00094ED3"/>
    <w:rsid w:val="000A0150"/>
    <w:rsid w:val="000C29DA"/>
    <w:rsid w:val="000E17E2"/>
    <w:rsid w:val="000E63C9"/>
    <w:rsid w:val="00130E9D"/>
    <w:rsid w:val="00150A6D"/>
    <w:rsid w:val="00185B35"/>
    <w:rsid w:val="001A0044"/>
    <w:rsid w:val="001A0527"/>
    <w:rsid w:val="001A0670"/>
    <w:rsid w:val="001A29F3"/>
    <w:rsid w:val="001B7960"/>
    <w:rsid w:val="001F2BC8"/>
    <w:rsid w:val="001F5F6B"/>
    <w:rsid w:val="00211DF2"/>
    <w:rsid w:val="00243EBC"/>
    <w:rsid w:val="00246A35"/>
    <w:rsid w:val="0026465F"/>
    <w:rsid w:val="002658A1"/>
    <w:rsid w:val="0028398B"/>
    <w:rsid w:val="00284348"/>
    <w:rsid w:val="002926A7"/>
    <w:rsid w:val="002C31F8"/>
    <w:rsid w:val="002D05AA"/>
    <w:rsid w:val="002E4C18"/>
    <w:rsid w:val="002F51F5"/>
    <w:rsid w:val="002F59F8"/>
    <w:rsid w:val="003010DC"/>
    <w:rsid w:val="00312137"/>
    <w:rsid w:val="00316570"/>
    <w:rsid w:val="00320BB3"/>
    <w:rsid w:val="00330359"/>
    <w:rsid w:val="00332871"/>
    <w:rsid w:val="0033762F"/>
    <w:rsid w:val="003431B6"/>
    <w:rsid w:val="003455F0"/>
    <w:rsid w:val="00357BDC"/>
    <w:rsid w:val="003630AE"/>
    <w:rsid w:val="00366C7E"/>
    <w:rsid w:val="00384EA3"/>
    <w:rsid w:val="003A39A1"/>
    <w:rsid w:val="003B5F92"/>
    <w:rsid w:val="003C2191"/>
    <w:rsid w:val="003C4F15"/>
    <w:rsid w:val="003D3863"/>
    <w:rsid w:val="004110DE"/>
    <w:rsid w:val="0044085A"/>
    <w:rsid w:val="004B21A5"/>
    <w:rsid w:val="005037F0"/>
    <w:rsid w:val="00516A86"/>
    <w:rsid w:val="005275F6"/>
    <w:rsid w:val="00571A21"/>
    <w:rsid w:val="00572102"/>
    <w:rsid w:val="005918B6"/>
    <w:rsid w:val="005C43FC"/>
    <w:rsid w:val="005E1829"/>
    <w:rsid w:val="005F1BB0"/>
    <w:rsid w:val="00606E39"/>
    <w:rsid w:val="0062028F"/>
    <w:rsid w:val="0062331F"/>
    <w:rsid w:val="00656C4D"/>
    <w:rsid w:val="00657F9F"/>
    <w:rsid w:val="0067120A"/>
    <w:rsid w:val="00686FB5"/>
    <w:rsid w:val="006A7556"/>
    <w:rsid w:val="006C2160"/>
    <w:rsid w:val="006E5716"/>
    <w:rsid w:val="00715BAA"/>
    <w:rsid w:val="007302B3"/>
    <w:rsid w:val="00730733"/>
    <w:rsid w:val="00730E3A"/>
    <w:rsid w:val="00736AAF"/>
    <w:rsid w:val="00765AF4"/>
    <w:rsid w:val="00765B2A"/>
    <w:rsid w:val="007741B2"/>
    <w:rsid w:val="00783A34"/>
    <w:rsid w:val="0079244A"/>
    <w:rsid w:val="007A15DE"/>
    <w:rsid w:val="007A1852"/>
    <w:rsid w:val="007B6F88"/>
    <w:rsid w:val="007C6B52"/>
    <w:rsid w:val="007D16C5"/>
    <w:rsid w:val="007D53EB"/>
    <w:rsid w:val="007E0FF8"/>
    <w:rsid w:val="007F2F7A"/>
    <w:rsid w:val="00812F21"/>
    <w:rsid w:val="00821BDE"/>
    <w:rsid w:val="00830281"/>
    <w:rsid w:val="00862FE4"/>
    <w:rsid w:val="0086389A"/>
    <w:rsid w:val="00864683"/>
    <w:rsid w:val="0087605E"/>
    <w:rsid w:val="00881F16"/>
    <w:rsid w:val="00893388"/>
    <w:rsid w:val="008A1D5E"/>
    <w:rsid w:val="008A7FD4"/>
    <w:rsid w:val="008B1FEE"/>
    <w:rsid w:val="008B7B2B"/>
    <w:rsid w:val="008E0D69"/>
    <w:rsid w:val="00903C32"/>
    <w:rsid w:val="00905AA1"/>
    <w:rsid w:val="00915492"/>
    <w:rsid w:val="00916B16"/>
    <w:rsid w:val="009173B9"/>
    <w:rsid w:val="00922995"/>
    <w:rsid w:val="0093335D"/>
    <w:rsid w:val="0093613E"/>
    <w:rsid w:val="009365F0"/>
    <w:rsid w:val="00943026"/>
    <w:rsid w:val="00950017"/>
    <w:rsid w:val="00961936"/>
    <w:rsid w:val="00966B81"/>
    <w:rsid w:val="009C22DB"/>
    <w:rsid w:val="009C7720"/>
    <w:rsid w:val="009D7FEE"/>
    <w:rsid w:val="009F6C0B"/>
    <w:rsid w:val="00A1366E"/>
    <w:rsid w:val="00A16C37"/>
    <w:rsid w:val="00A23AFA"/>
    <w:rsid w:val="00A23BBA"/>
    <w:rsid w:val="00A31B3E"/>
    <w:rsid w:val="00A532F3"/>
    <w:rsid w:val="00A604CA"/>
    <w:rsid w:val="00A6167C"/>
    <w:rsid w:val="00A75ABB"/>
    <w:rsid w:val="00A80C0B"/>
    <w:rsid w:val="00A8489E"/>
    <w:rsid w:val="00AC29F3"/>
    <w:rsid w:val="00AE505D"/>
    <w:rsid w:val="00AF58EC"/>
    <w:rsid w:val="00B231E5"/>
    <w:rsid w:val="00B31DE2"/>
    <w:rsid w:val="00B522A0"/>
    <w:rsid w:val="00B53FDA"/>
    <w:rsid w:val="00B62C6C"/>
    <w:rsid w:val="00B72E7C"/>
    <w:rsid w:val="00BA31C3"/>
    <w:rsid w:val="00BD318E"/>
    <w:rsid w:val="00C02B87"/>
    <w:rsid w:val="00C04624"/>
    <w:rsid w:val="00C04659"/>
    <w:rsid w:val="00C1750A"/>
    <w:rsid w:val="00C273F6"/>
    <w:rsid w:val="00C4086D"/>
    <w:rsid w:val="00C76284"/>
    <w:rsid w:val="00C92A7D"/>
    <w:rsid w:val="00C92B22"/>
    <w:rsid w:val="00C96FBB"/>
    <w:rsid w:val="00CA1896"/>
    <w:rsid w:val="00CB3DDE"/>
    <w:rsid w:val="00CB5B28"/>
    <w:rsid w:val="00CC55E3"/>
    <w:rsid w:val="00CD1EBF"/>
    <w:rsid w:val="00CE123D"/>
    <w:rsid w:val="00CE19C2"/>
    <w:rsid w:val="00CF5371"/>
    <w:rsid w:val="00D0323A"/>
    <w:rsid w:val="00D0559F"/>
    <w:rsid w:val="00D077E9"/>
    <w:rsid w:val="00D17861"/>
    <w:rsid w:val="00D33474"/>
    <w:rsid w:val="00D42CB7"/>
    <w:rsid w:val="00D5413D"/>
    <w:rsid w:val="00D570A9"/>
    <w:rsid w:val="00D62914"/>
    <w:rsid w:val="00D70D02"/>
    <w:rsid w:val="00D770C7"/>
    <w:rsid w:val="00D80D42"/>
    <w:rsid w:val="00D86945"/>
    <w:rsid w:val="00D90290"/>
    <w:rsid w:val="00D94013"/>
    <w:rsid w:val="00DA7162"/>
    <w:rsid w:val="00DB1E1A"/>
    <w:rsid w:val="00DC60EC"/>
    <w:rsid w:val="00DD152F"/>
    <w:rsid w:val="00DE213F"/>
    <w:rsid w:val="00DF027C"/>
    <w:rsid w:val="00E00A32"/>
    <w:rsid w:val="00E10921"/>
    <w:rsid w:val="00E22ACD"/>
    <w:rsid w:val="00E31470"/>
    <w:rsid w:val="00E54AD9"/>
    <w:rsid w:val="00E620B0"/>
    <w:rsid w:val="00E629D2"/>
    <w:rsid w:val="00E74047"/>
    <w:rsid w:val="00E81171"/>
    <w:rsid w:val="00E81B40"/>
    <w:rsid w:val="00EE104D"/>
    <w:rsid w:val="00EF555B"/>
    <w:rsid w:val="00F027BB"/>
    <w:rsid w:val="00F11DCF"/>
    <w:rsid w:val="00F159DC"/>
    <w:rsid w:val="00F162EA"/>
    <w:rsid w:val="00F24846"/>
    <w:rsid w:val="00F52D27"/>
    <w:rsid w:val="00F53B3E"/>
    <w:rsid w:val="00F56E5A"/>
    <w:rsid w:val="00F81B4F"/>
    <w:rsid w:val="00F83527"/>
    <w:rsid w:val="00FB02BA"/>
    <w:rsid w:val="00FC0608"/>
    <w:rsid w:val="00FD0045"/>
    <w:rsid w:val="00FD13C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DD758"/>
  <w15:docId w15:val="{EB4BE416-3F60-43BF-BC44-036993602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E4C18"/>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2E4C18"/>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break-words">
    <w:name w:val="break-words"/>
    <w:basedOn w:val="Normal"/>
    <w:rsid w:val="00C1750A"/>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citation-0">
    <w:name w:val="citation-0"/>
    <w:basedOn w:val="DefaultParagraphFont"/>
    <w:rsid w:val="007E0FF8"/>
  </w:style>
  <w:style w:type="character" w:customStyle="1" w:styleId="citation-1">
    <w:name w:val="citation-1"/>
    <w:basedOn w:val="DefaultParagraphFont"/>
    <w:rsid w:val="007E0FF8"/>
  </w:style>
  <w:style w:type="paragraph" w:styleId="NormalWeb">
    <w:name w:val="Normal (Web)"/>
    <w:basedOn w:val="Normal"/>
    <w:uiPriority w:val="99"/>
    <w:semiHidden/>
    <w:unhideWhenUsed/>
    <w:rsid w:val="00BD318E"/>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BD318E"/>
    <w:rPr>
      <w:b/>
      <w:bCs/>
    </w:rPr>
  </w:style>
  <w:style w:type="character" w:customStyle="1" w:styleId="relative">
    <w:name w:val="relative"/>
    <w:basedOn w:val="DefaultParagraphFont"/>
    <w:rsid w:val="002C31F8"/>
  </w:style>
  <w:style w:type="character" w:customStyle="1" w:styleId="ml-1">
    <w:name w:val="ml-1"/>
    <w:basedOn w:val="DefaultParagraphFont"/>
    <w:rsid w:val="00A80C0B"/>
  </w:style>
  <w:style w:type="character" w:customStyle="1" w:styleId="max-w-full">
    <w:name w:val="max-w-full"/>
    <w:basedOn w:val="DefaultParagraphFont"/>
    <w:rsid w:val="00A80C0B"/>
  </w:style>
  <w:style w:type="character" w:customStyle="1" w:styleId="-mr-1">
    <w:name w:val="-mr-1"/>
    <w:basedOn w:val="DefaultParagraphFont"/>
    <w:rsid w:val="00A80C0B"/>
  </w:style>
  <w:style w:type="character" w:customStyle="1" w:styleId="Heading3Char">
    <w:name w:val="Heading 3 Char"/>
    <w:basedOn w:val="DefaultParagraphFont"/>
    <w:link w:val="Heading3"/>
    <w:uiPriority w:val="5"/>
    <w:rsid w:val="002E4C18"/>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2E4C18"/>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CE123D"/>
    <w:pPr>
      <w:ind w:left="720"/>
      <w:contextualSpacing/>
    </w:pPr>
  </w:style>
  <w:style w:type="character" w:styleId="Emphasis">
    <w:name w:val="Emphasis"/>
    <w:basedOn w:val="DefaultParagraphFont"/>
    <w:uiPriority w:val="20"/>
    <w:qFormat/>
    <w:rsid w:val="007B6F88"/>
    <w:rPr>
      <w:i/>
      <w:iCs/>
    </w:rPr>
  </w:style>
  <w:style w:type="character" w:customStyle="1" w:styleId="ms-1">
    <w:name w:val="ms-1"/>
    <w:basedOn w:val="DefaultParagraphFont"/>
    <w:rsid w:val="00A23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9463">
      <w:bodyDiv w:val="1"/>
      <w:marLeft w:val="0"/>
      <w:marRight w:val="0"/>
      <w:marTop w:val="0"/>
      <w:marBottom w:val="0"/>
      <w:divBdr>
        <w:top w:val="none" w:sz="0" w:space="0" w:color="auto"/>
        <w:left w:val="none" w:sz="0" w:space="0" w:color="auto"/>
        <w:bottom w:val="none" w:sz="0" w:space="0" w:color="auto"/>
        <w:right w:val="none" w:sz="0" w:space="0" w:color="auto"/>
      </w:divBdr>
    </w:div>
    <w:div w:id="110788587">
      <w:bodyDiv w:val="1"/>
      <w:marLeft w:val="0"/>
      <w:marRight w:val="0"/>
      <w:marTop w:val="0"/>
      <w:marBottom w:val="0"/>
      <w:divBdr>
        <w:top w:val="none" w:sz="0" w:space="0" w:color="auto"/>
        <w:left w:val="none" w:sz="0" w:space="0" w:color="auto"/>
        <w:bottom w:val="none" w:sz="0" w:space="0" w:color="auto"/>
        <w:right w:val="none" w:sz="0" w:space="0" w:color="auto"/>
      </w:divBdr>
      <w:divsChild>
        <w:div w:id="663557415">
          <w:marLeft w:val="0"/>
          <w:marRight w:val="0"/>
          <w:marTop w:val="0"/>
          <w:marBottom w:val="0"/>
          <w:divBdr>
            <w:top w:val="none" w:sz="0" w:space="0" w:color="auto"/>
            <w:left w:val="none" w:sz="0" w:space="0" w:color="auto"/>
            <w:bottom w:val="none" w:sz="0" w:space="0" w:color="auto"/>
            <w:right w:val="none" w:sz="0" w:space="0" w:color="auto"/>
          </w:divBdr>
        </w:div>
      </w:divsChild>
    </w:div>
    <w:div w:id="204559147">
      <w:bodyDiv w:val="1"/>
      <w:marLeft w:val="0"/>
      <w:marRight w:val="0"/>
      <w:marTop w:val="0"/>
      <w:marBottom w:val="0"/>
      <w:divBdr>
        <w:top w:val="none" w:sz="0" w:space="0" w:color="auto"/>
        <w:left w:val="none" w:sz="0" w:space="0" w:color="auto"/>
        <w:bottom w:val="none" w:sz="0" w:space="0" w:color="auto"/>
        <w:right w:val="none" w:sz="0" w:space="0" w:color="auto"/>
      </w:divBdr>
      <w:divsChild>
        <w:div w:id="437868160">
          <w:marLeft w:val="0"/>
          <w:marRight w:val="0"/>
          <w:marTop w:val="0"/>
          <w:marBottom w:val="0"/>
          <w:divBdr>
            <w:top w:val="none" w:sz="0" w:space="0" w:color="auto"/>
            <w:left w:val="none" w:sz="0" w:space="0" w:color="auto"/>
            <w:bottom w:val="none" w:sz="0" w:space="0" w:color="auto"/>
            <w:right w:val="none" w:sz="0" w:space="0" w:color="auto"/>
          </w:divBdr>
        </w:div>
      </w:divsChild>
    </w:div>
    <w:div w:id="380594402">
      <w:bodyDiv w:val="1"/>
      <w:marLeft w:val="0"/>
      <w:marRight w:val="0"/>
      <w:marTop w:val="0"/>
      <w:marBottom w:val="0"/>
      <w:divBdr>
        <w:top w:val="none" w:sz="0" w:space="0" w:color="auto"/>
        <w:left w:val="none" w:sz="0" w:space="0" w:color="auto"/>
        <w:bottom w:val="none" w:sz="0" w:space="0" w:color="auto"/>
        <w:right w:val="none" w:sz="0" w:space="0" w:color="auto"/>
      </w:divBdr>
    </w:div>
    <w:div w:id="456876601">
      <w:bodyDiv w:val="1"/>
      <w:marLeft w:val="0"/>
      <w:marRight w:val="0"/>
      <w:marTop w:val="0"/>
      <w:marBottom w:val="0"/>
      <w:divBdr>
        <w:top w:val="none" w:sz="0" w:space="0" w:color="auto"/>
        <w:left w:val="none" w:sz="0" w:space="0" w:color="auto"/>
        <w:bottom w:val="none" w:sz="0" w:space="0" w:color="auto"/>
        <w:right w:val="none" w:sz="0" w:space="0" w:color="auto"/>
      </w:divBdr>
    </w:div>
    <w:div w:id="528223632">
      <w:bodyDiv w:val="1"/>
      <w:marLeft w:val="0"/>
      <w:marRight w:val="0"/>
      <w:marTop w:val="0"/>
      <w:marBottom w:val="0"/>
      <w:divBdr>
        <w:top w:val="none" w:sz="0" w:space="0" w:color="auto"/>
        <w:left w:val="none" w:sz="0" w:space="0" w:color="auto"/>
        <w:bottom w:val="none" w:sz="0" w:space="0" w:color="auto"/>
        <w:right w:val="none" w:sz="0" w:space="0" w:color="auto"/>
      </w:divBdr>
    </w:div>
    <w:div w:id="555118558">
      <w:bodyDiv w:val="1"/>
      <w:marLeft w:val="0"/>
      <w:marRight w:val="0"/>
      <w:marTop w:val="0"/>
      <w:marBottom w:val="0"/>
      <w:divBdr>
        <w:top w:val="none" w:sz="0" w:space="0" w:color="auto"/>
        <w:left w:val="none" w:sz="0" w:space="0" w:color="auto"/>
        <w:bottom w:val="none" w:sz="0" w:space="0" w:color="auto"/>
        <w:right w:val="none" w:sz="0" w:space="0" w:color="auto"/>
      </w:divBdr>
      <w:divsChild>
        <w:div w:id="1000231856">
          <w:marLeft w:val="0"/>
          <w:marRight w:val="0"/>
          <w:marTop w:val="0"/>
          <w:marBottom w:val="0"/>
          <w:divBdr>
            <w:top w:val="none" w:sz="0" w:space="0" w:color="auto"/>
            <w:left w:val="none" w:sz="0" w:space="0" w:color="auto"/>
            <w:bottom w:val="none" w:sz="0" w:space="0" w:color="auto"/>
            <w:right w:val="none" w:sz="0" w:space="0" w:color="auto"/>
          </w:divBdr>
        </w:div>
      </w:divsChild>
    </w:div>
    <w:div w:id="793183649">
      <w:bodyDiv w:val="1"/>
      <w:marLeft w:val="0"/>
      <w:marRight w:val="0"/>
      <w:marTop w:val="0"/>
      <w:marBottom w:val="0"/>
      <w:divBdr>
        <w:top w:val="none" w:sz="0" w:space="0" w:color="auto"/>
        <w:left w:val="none" w:sz="0" w:space="0" w:color="auto"/>
        <w:bottom w:val="none" w:sz="0" w:space="0" w:color="auto"/>
        <w:right w:val="none" w:sz="0" w:space="0" w:color="auto"/>
      </w:divBdr>
    </w:div>
    <w:div w:id="925185949">
      <w:bodyDiv w:val="1"/>
      <w:marLeft w:val="0"/>
      <w:marRight w:val="0"/>
      <w:marTop w:val="0"/>
      <w:marBottom w:val="0"/>
      <w:divBdr>
        <w:top w:val="none" w:sz="0" w:space="0" w:color="auto"/>
        <w:left w:val="none" w:sz="0" w:space="0" w:color="auto"/>
        <w:bottom w:val="none" w:sz="0" w:space="0" w:color="auto"/>
        <w:right w:val="none" w:sz="0" w:space="0" w:color="auto"/>
      </w:divBdr>
    </w:div>
    <w:div w:id="985016370">
      <w:bodyDiv w:val="1"/>
      <w:marLeft w:val="0"/>
      <w:marRight w:val="0"/>
      <w:marTop w:val="0"/>
      <w:marBottom w:val="0"/>
      <w:divBdr>
        <w:top w:val="none" w:sz="0" w:space="0" w:color="auto"/>
        <w:left w:val="none" w:sz="0" w:space="0" w:color="auto"/>
        <w:bottom w:val="none" w:sz="0" w:space="0" w:color="auto"/>
        <w:right w:val="none" w:sz="0" w:space="0" w:color="auto"/>
      </w:divBdr>
      <w:divsChild>
        <w:div w:id="152383169">
          <w:marLeft w:val="0"/>
          <w:marRight w:val="0"/>
          <w:marTop w:val="0"/>
          <w:marBottom w:val="0"/>
          <w:divBdr>
            <w:top w:val="none" w:sz="0" w:space="0" w:color="auto"/>
            <w:left w:val="none" w:sz="0" w:space="0" w:color="auto"/>
            <w:bottom w:val="none" w:sz="0" w:space="0" w:color="auto"/>
            <w:right w:val="none" w:sz="0" w:space="0" w:color="auto"/>
          </w:divBdr>
        </w:div>
      </w:divsChild>
    </w:div>
    <w:div w:id="1007171565">
      <w:bodyDiv w:val="1"/>
      <w:marLeft w:val="0"/>
      <w:marRight w:val="0"/>
      <w:marTop w:val="0"/>
      <w:marBottom w:val="0"/>
      <w:divBdr>
        <w:top w:val="none" w:sz="0" w:space="0" w:color="auto"/>
        <w:left w:val="none" w:sz="0" w:space="0" w:color="auto"/>
        <w:bottom w:val="none" w:sz="0" w:space="0" w:color="auto"/>
        <w:right w:val="none" w:sz="0" w:space="0" w:color="auto"/>
      </w:divBdr>
      <w:divsChild>
        <w:div w:id="752362073">
          <w:marLeft w:val="0"/>
          <w:marRight w:val="0"/>
          <w:marTop w:val="0"/>
          <w:marBottom w:val="0"/>
          <w:divBdr>
            <w:top w:val="none" w:sz="0" w:space="0" w:color="auto"/>
            <w:left w:val="none" w:sz="0" w:space="0" w:color="auto"/>
            <w:bottom w:val="none" w:sz="0" w:space="0" w:color="auto"/>
            <w:right w:val="none" w:sz="0" w:space="0" w:color="auto"/>
          </w:divBdr>
        </w:div>
      </w:divsChild>
    </w:div>
    <w:div w:id="1008599295">
      <w:bodyDiv w:val="1"/>
      <w:marLeft w:val="0"/>
      <w:marRight w:val="0"/>
      <w:marTop w:val="0"/>
      <w:marBottom w:val="0"/>
      <w:divBdr>
        <w:top w:val="none" w:sz="0" w:space="0" w:color="auto"/>
        <w:left w:val="none" w:sz="0" w:space="0" w:color="auto"/>
        <w:bottom w:val="none" w:sz="0" w:space="0" w:color="auto"/>
        <w:right w:val="none" w:sz="0" w:space="0" w:color="auto"/>
      </w:divBdr>
      <w:divsChild>
        <w:div w:id="866992614">
          <w:marLeft w:val="0"/>
          <w:marRight w:val="0"/>
          <w:marTop w:val="0"/>
          <w:marBottom w:val="0"/>
          <w:divBdr>
            <w:top w:val="none" w:sz="0" w:space="0" w:color="auto"/>
            <w:left w:val="none" w:sz="0" w:space="0" w:color="auto"/>
            <w:bottom w:val="none" w:sz="0" w:space="0" w:color="auto"/>
            <w:right w:val="none" w:sz="0" w:space="0" w:color="auto"/>
          </w:divBdr>
        </w:div>
      </w:divsChild>
    </w:div>
    <w:div w:id="1093624263">
      <w:bodyDiv w:val="1"/>
      <w:marLeft w:val="0"/>
      <w:marRight w:val="0"/>
      <w:marTop w:val="0"/>
      <w:marBottom w:val="0"/>
      <w:divBdr>
        <w:top w:val="none" w:sz="0" w:space="0" w:color="auto"/>
        <w:left w:val="none" w:sz="0" w:space="0" w:color="auto"/>
        <w:bottom w:val="none" w:sz="0" w:space="0" w:color="auto"/>
        <w:right w:val="none" w:sz="0" w:space="0" w:color="auto"/>
      </w:divBdr>
      <w:divsChild>
        <w:div w:id="341930841">
          <w:marLeft w:val="0"/>
          <w:marRight w:val="0"/>
          <w:marTop w:val="0"/>
          <w:marBottom w:val="0"/>
          <w:divBdr>
            <w:top w:val="none" w:sz="0" w:space="0" w:color="auto"/>
            <w:left w:val="none" w:sz="0" w:space="0" w:color="auto"/>
            <w:bottom w:val="none" w:sz="0" w:space="0" w:color="auto"/>
            <w:right w:val="none" w:sz="0" w:space="0" w:color="auto"/>
          </w:divBdr>
        </w:div>
      </w:divsChild>
    </w:div>
    <w:div w:id="1195734710">
      <w:bodyDiv w:val="1"/>
      <w:marLeft w:val="0"/>
      <w:marRight w:val="0"/>
      <w:marTop w:val="0"/>
      <w:marBottom w:val="0"/>
      <w:divBdr>
        <w:top w:val="none" w:sz="0" w:space="0" w:color="auto"/>
        <w:left w:val="none" w:sz="0" w:space="0" w:color="auto"/>
        <w:bottom w:val="none" w:sz="0" w:space="0" w:color="auto"/>
        <w:right w:val="none" w:sz="0" w:space="0" w:color="auto"/>
      </w:divBdr>
    </w:div>
    <w:div w:id="1212813977">
      <w:bodyDiv w:val="1"/>
      <w:marLeft w:val="0"/>
      <w:marRight w:val="0"/>
      <w:marTop w:val="0"/>
      <w:marBottom w:val="0"/>
      <w:divBdr>
        <w:top w:val="none" w:sz="0" w:space="0" w:color="auto"/>
        <w:left w:val="none" w:sz="0" w:space="0" w:color="auto"/>
        <w:bottom w:val="none" w:sz="0" w:space="0" w:color="auto"/>
        <w:right w:val="none" w:sz="0" w:space="0" w:color="auto"/>
      </w:divBdr>
      <w:divsChild>
        <w:div w:id="22217069">
          <w:marLeft w:val="0"/>
          <w:marRight w:val="0"/>
          <w:marTop w:val="0"/>
          <w:marBottom w:val="0"/>
          <w:divBdr>
            <w:top w:val="none" w:sz="0" w:space="0" w:color="auto"/>
            <w:left w:val="none" w:sz="0" w:space="0" w:color="auto"/>
            <w:bottom w:val="none" w:sz="0" w:space="0" w:color="auto"/>
            <w:right w:val="none" w:sz="0" w:space="0" w:color="auto"/>
          </w:divBdr>
        </w:div>
      </w:divsChild>
    </w:div>
    <w:div w:id="1312783765">
      <w:bodyDiv w:val="1"/>
      <w:marLeft w:val="0"/>
      <w:marRight w:val="0"/>
      <w:marTop w:val="0"/>
      <w:marBottom w:val="0"/>
      <w:divBdr>
        <w:top w:val="none" w:sz="0" w:space="0" w:color="auto"/>
        <w:left w:val="none" w:sz="0" w:space="0" w:color="auto"/>
        <w:bottom w:val="none" w:sz="0" w:space="0" w:color="auto"/>
        <w:right w:val="none" w:sz="0" w:space="0" w:color="auto"/>
      </w:divBdr>
    </w:div>
    <w:div w:id="1368677512">
      <w:bodyDiv w:val="1"/>
      <w:marLeft w:val="0"/>
      <w:marRight w:val="0"/>
      <w:marTop w:val="0"/>
      <w:marBottom w:val="0"/>
      <w:divBdr>
        <w:top w:val="none" w:sz="0" w:space="0" w:color="auto"/>
        <w:left w:val="none" w:sz="0" w:space="0" w:color="auto"/>
        <w:bottom w:val="none" w:sz="0" w:space="0" w:color="auto"/>
        <w:right w:val="none" w:sz="0" w:space="0" w:color="auto"/>
      </w:divBdr>
      <w:divsChild>
        <w:div w:id="941258546">
          <w:marLeft w:val="0"/>
          <w:marRight w:val="0"/>
          <w:marTop w:val="0"/>
          <w:marBottom w:val="0"/>
          <w:divBdr>
            <w:top w:val="none" w:sz="0" w:space="0" w:color="auto"/>
            <w:left w:val="none" w:sz="0" w:space="0" w:color="auto"/>
            <w:bottom w:val="none" w:sz="0" w:space="0" w:color="auto"/>
            <w:right w:val="none" w:sz="0" w:space="0" w:color="auto"/>
          </w:divBdr>
        </w:div>
      </w:divsChild>
    </w:div>
    <w:div w:id="1399864702">
      <w:bodyDiv w:val="1"/>
      <w:marLeft w:val="0"/>
      <w:marRight w:val="0"/>
      <w:marTop w:val="0"/>
      <w:marBottom w:val="0"/>
      <w:divBdr>
        <w:top w:val="none" w:sz="0" w:space="0" w:color="auto"/>
        <w:left w:val="none" w:sz="0" w:space="0" w:color="auto"/>
        <w:bottom w:val="none" w:sz="0" w:space="0" w:color="auto"/>
        <w:right w:val="none" w:sz="0" w:space="0" w:color="auto"/>
      </w:divBdr>
    </w:div>
    <w:div w:id="1405104784">
      <w:bodyDiv w:val="1"/>
      <w:marLeft w:val="0"/>
      <w:marRight w:val="0"/>
      <w:marTop w:val="0"/>
      <w:marBottom w:val="0"/>
      <w:divBdr>
        <w:top w:val="none" w:sz="0" w:space="0" w:color="auto"/>
        <w:left w:val="none" w:sz="0" w:space="0" w:color="auto"/>
        <w:bottom w:val="none" w:sz="0" w:space="0" w:color="auto"/>
        <w:right w:val="none" w:sz="0" w:space="0" w:color="auto"/>
      </w:divBdr>
      <w:divsChild>
        <w:div w:id="234704810">
          <w:marLeft w:val="0"/>
          <w:marRight w:val="0"/>
          <w:marTop w:val="0"/>
          <w:marBottom w:val="0"/>
          <w:divBdr>
            <w:top w:val="none" w:sz="0" w:space="0" w:color="auto"/>
            <w:left w:val="none" w:sz="0" w:space="0" w:color="auto"/>
            <w:bottom w:val="none" w:sz="0" w:space="0" w:color="auto"/>
            <w:right w:val="none" w:sz="0" w:space="0" w:color="auto"/>
          </w:divBdr>
        </w:div>
      </w:divsChild>
    </w:div>
    <w:div w:id="1407266563">
      <w:bodyDiv w:val="1"/>
      <w:marLeft w:val="0"/>
      <w:marRight w:val="0"/>
      <w:marTop w:val="0"/>
      <w:marBottom w:val="0"/>
      <w:divBdr>
        <w:top w:val="none" w:sz="0" w:space="0" w:color="auto"/>
        <w:left w:val="none" w:sz="0" w:space="0" w:color="auto"/>
        <w:bottom w:val="none" w:sz="0" w:space="0" w:color="auto"/>
        <w:right w:val="none" w:sz="0" w:space="0" w:color="auto"/>
      </w:divBdr>
      <w:divsChild>
        <w:div w:id="1473521582">
          <w:marLeft w:val="0"/>
          <w:marRight w:val="0"/>
          <w:marTop w:val="0"/>
          <w:marBottom w:val="0"/>
          <w:divBdr>
            <w:top w:val="none" w:sz="0" w:space="0" w:color="auto"/>
            <w:left w:val="none" w:sz="0" w:space="0" w:color="auto"/>
            <w:bottom w:val="none" w:sz="0" w:space="0" w:color="auto"/>
            <w:right w:val="none" w:sz="0" w:space="0" w:color="auto"/>
          </w:divBdr>
        </w:div>
      </w:divsChild>
    </w:div>
    <w:div w:id="1628969563">
      <w:bodyDiv w:val="1"/>
      <w:marLeft w:val="0"/>
      <w:marRight w:val="0"/>
      <w:marTop w:val="0"/>
      <w:marBottom w:val="0"/>
      <w:divBdr>
        <w:top w:val="none" w:sz="0" w:space="0" w:color="auto"/>
        <w:left w:val="none" w:sz="0" w:space="0" w:color="auto"/>
        <w:bottom w:val="none" w:sz="0" w:space="0" w:color="auto"/>
        <w:right w:val="none" w:sz="0" w:space="0" w:color="auto"/>
      </w:divBdr>
      <w:divsChild>
        <w:div w:id="324629064">
          <w:marLeft w:val="0"/>
          <w:marRight w:val="0"/>
          <w:marTop w:val="0"/>
          <w:marBottom w:val="0"/>
          <w:divBdr>
            <w:top w:val="none" w:sz="0" w:space="0" w:color="auto"/>
            <w:left w:val="none" w:sz="0" w:space="0" w:color="auto"/>
            <w:bottom w:val="none" w:sz="0" w:space="0" w:color="auto"/>
            <w:right w:val="none" w:sz="0" w:space="0" w:color="auto"/>
          </w:divBdr>
        </w:div>
      </w:divsChild>
    </w:div>
    <w:div w:id="1711146957">
      <w:bodyDiv w:val="1"/>
      <w:marLeft w:val="0"/>
      <w:marRight w:val="0"/>
      <w:marTop w:val="0"/>
      <w:marBottom w:val="0"/>
      <w:divBdr>
        <w:top w:val="none" w:sz="0" w:space="0" w:color="auto"/>
        <w:left w:val="none" w:sz="0" w:space="0" w:color="auto"/>
        <w:bottom w:val="none" w:sz="0" w:space="0" w:color="auto"/>
        <w:right w:val="none" w:sz="0" w:space="0" w:color="auto"/>
      </w:divBdr>
      <w:divsChild>
        <w:div w:id="690841410">
          <w:marLeft w:val="0"/>
          <w:marRight w:val="0"/>
          <w:marTop w:val="0"/>
          <w:marBottom w:val="0"/>
          <w:divBdr>
            <w:top w:val="none" w:sz="0" w:space="0" w:color="auto"/>
            <w:left w:val="none" w:sz="0" w:space="0" w:color="auto"/>
            <w:bottom w:val="none" w:sz="0" w:space="0" w:color="auto"/>
            <w:right w:val="none" w:sz="0" w:space="0" w:color="auto"/>
          </w:divBdr>
        </w:div>
      </w:divsChild>
    </w:div>
    <w:div w:id="1757290448">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90779872">
      <w:bodyDiv w:val="1"/>
      <w:marLeft w:val="0"/>
      <w:marRight w:val="0"/>
      <w:marTop w:val="0"/>
      <w:marBottom w:val="0"/>
      <w:divBdr>
        <w:top w:val="none" w:sz="0" w:space="0" w:color="auto"/>
        <w:left w:val="none" w:sz="0" w:space="0" w:color="auto"/>
        <w:bottom w:val="none" w:sz="0" w:space="0" w:color="auto"/>
        <w:right w:val="none" w:sz="0" w:space="0" w:color="auto"/>
      </w:divBdr>
      <w:divsChild>
        <w:div w:id="145586304">
          <w:marLeft w:val="0"/>
          <w:marRight w:val="0"/>
          <w:marTop w:val="0"/>
          <w:marBottom w:val="0"/>
          <w:divBdr>
            <w:top w:val="none" w:sz="0" w:space="0" w:color="auto"/>
            <w:left w:val="none" w:sz="0" w:space="0" w:color="auto"/>
            <w:bottom w:val="none" w:sz="0" w:space="0" w:color="auto"/>
            <w:right w:val="none" w:sz="0" w:space="0" w:color="auto"/>
          </w:divBdr>
        </w:div>
      </w:divsChild>
    </w:div>
    <w:div w:id="1795782898">
      <w:bodyDiv w:val="1"/>
      <w:marLeft w:val="0"/>
      <w:marRight w:val="0"/>
      <w:marTop w:val="0"/>
      <w:marBottom w:val="0"/>
      <w:divBdr>
        <w:top w:val="none" w:sz="0" w:space="0" w:color="auto"/>
        <w:left w:val="none" w:sz="0" w:space="0" w:color="auto"/>
        <w:bottom w:val="none" w:sz="0" w:space="0" w:color="auto"/>
        <w:right w:val="none" w:sz="0" w:space="0" w:color="auto"/>
      </w:divBdr>
    </w:div>
    <w:div w:id="1808742775">
      <w:bodyDiv w:val="1"/>
      <w:marLeft w:val="0"/>
      <w:marRight w:val="0"/>
      <w:marTop w:val="0"/>
      <w:marBottom w:val="0"/>
      <w:divBdr>
        <w:top w:val="none" w:sz="0" w:space="0" w:color="auto"/>
        <w:left w:val="none" w:sz="0" w:space="0" w:color="auto"/>
        <w:bottom w:val="none" w:sz="0" w:space="0" w:color="auto"/>
        <w:right w:val="none" w:sz="0" w:space="0" w:color="auto"/>
      </w:divBdr>
    </w:div>
    <w:div w:id="1846742866">
      <w:bodyDiv w:val="1"/>
      <w:marLeft w:val="0"/>
      <w:marRight w:val="0"/>
      <w:marTop w:val="0"/>
      <w:marBottom w:val="0"/>
      <w:divBdr>
        <w:top w:val="none" w:sz="0" w:space="0" w:color="auto"/>
        <w:left w:val="none" w:sz="0" w:space="0" w:color="auto"/>
        <w:bottom w:val="none" w:sz="0" w:space="0" w:color="auto"/>
        <w:right w:val="none" w:sz="0" w:space="0" w:color="auto"/>
      </w:divBdr>
      <w:divsChild>
        <w:div w:id="1669671411">
          <w:marLeft w:val="0"/>
          <w:marRight w:val="0"/>
          <w:marTop w:val="0"/>
          <w:marBottom w:val="0"/>
          <w:divBdr>
            <w:top w:val="none" w:sz="0" w:space="0" w:color="auto"/>
            <w:left w:val="none" w:sz="0" w:space="0" w:color="auto"/>
            <w:bottom w:val="none" w:sz="0" w:space="0" w:color="auto"/>
            <w:right w:val="none" w:sz="0" w:space="0" w:color="auto"/>
          </w:divBdr>
        </w:div>
      </w:divsChild>
    </w:div>
    <w:div w:id="1875000022">
      <w:bodyDiv w:val="1"/>
      <w:marLeft w:val="0"/>
      <w:marRight w:val="0"/>
      <w:marTop w:val="0"/>
      <w:marBottom w:val="0"/>
      <w:divBdr>
        <w:top w:val="none" w:sz="0" w:space="0" w:color="auto"/>
        <w:left w:val="none" w:sz="0" w:space="0" w:color="auto"/>
        <w:bottom w:val="none" w:sz="0" w:space="0" w:color="auto"/>
        <w:right w:val="none" w:sz="0" w:space="0" w:color="auto"/>
      </w:divBdr>
    </w:div>
    <w:div w:id="1904221790">
      <w:bodyDiv w:val="1"/>
      <w:marLeft w:val="0"/>
      <w:marRight w:val="0"/>
      <w:marTop w:val="0"/>
      <w:marBottom w:val="0"/>
      <w:divBdr>
        <w:top w:val="none" w:sz="0" w:space="0" w:color="auto"/>
        <w:left w:val="none" w:sz="0" w:space="0" w:color="auto"/>
        <w:bottom w:val="none" w:sz="0" w:space="0" w:color="auto"/>
        <w:right w:val="none" w:sz="0" w:space="0" w:color="auto"/>
      </w:divBdr>
      <w:divsChild>
        <w:div w:id="2059276465">
          <w:marLeft w:val="0"/>
          <w:marRight w:val="0"/>
          <w:marTop w:val="0"/>
          <w:marBottom w:val="0"/>
          <w:divBdr>
            <w:top w:val="none" w:sz="0" w:space="0" w:color="auto"/>
            <w:left w:val="none" w:sz="0" w:space="0" w:color="auto"/>
            <w:bottom w:val="none" w:sz="0" w:space="0" w:color="auto"/>
            <w:right w:val="none" w:sz="0" w:space="0" w:color="auto"/>
          </w:divBdr>
        </w:div>
      </w:divsChild>
    </w:div>
    <w:div w:id="1959022844">
      <w:bodyDiv w:val="1"/>
      <w:marLeft w:val="0"/>
      <w:marRight w:val="0"/>
      <w:marTop w:val="0"/>
      <w:marBottom w:val="0"/>
      <w:divBdr>
        <w:top w:val="none" w:sz="0" w:space="0" w:color="auto"/>
        <w:left w:val="none" w:sz="0" w:space="0" w:color="auto"/>
        <w:bottom w:val="none" w:sz="0" w:space="0" w:color="auto"/>
        <w:right w:val="none" w:sz="0" w:space="0" w:color="auto"/>
      </w:divBdr>
    </w:div>
    <w:div w:id="2081709343">
      <w:bodyDiv w:val="1"/>
      <w:marLeft w:val="0"/>
      <w:marRight w:val="0"/>
      <w:marTop w:val="0"/>
      <w:marBottom w:val="0"/>
      <w:divBdr>
        <w:top w:val="none" w:sz="0" w:space="0" w:color="auto"/>
        <w:left w:val="none" w:sz="0" w:space="0" w:color="auto"/>
        <w:bottom w:val="none" w:sz="0" w:space="0" w:color="auto"/>
        <w:right w:val="none" w:sz="0" w:space="0" w:color="auto"/>
      </w:divBdr>
      <w:divsChild>
        <w:div w:id="1112238384">
          <w:marLeft w:val="0"/>
          <w:marRight w:val="0"/>
          <w:marTop w:val="0"/>
          <w:marBottom w:val="0"/>
          <w:divBdr>
            <w:top w:val="none" w:sz="0" w:space="0" w:color="auto"/>
            <w:left w:val="none" w:sz="0" w:space="0" w:color="auto"/>
            <w:bottom w:val="none" w:sz="0" w:space="0" w:color="auto"/>
            <w:right w:val="none" w:sz="0" w:space="0" w:color="auto"/>
          </w:divBdr>
        </w:div>
      </w:divsChild>
    </w:div>
    <w:div w:id="2091345788">
      <w:bodyDiv w:val="1"/>
      <w:marLeft w:val="0"/>
      <w:marRight w:val="0"/>
      <w:marTop w:val="0"/>
      <w:marBottom w:val="0"/>
      <w:divBdr>
        <w:top w:val="none" w:sz="0" w:space="0" w:color="auto"/>
        <w:left w:val="none" w:sz="0" w:space="0" w:color="auto"/>
        <w:bottom w:val="none" w:sz="0" w:space="0" w:color="auto"/>
        <w:right w:val="none" w:sz="0" w:space="0" w:color="auto"/>
      </w:divBdr>
      <w:divsChild>
        <w:div w:id="1052652604">
          <w:marLeft w:val="0"/>
          <w:marRight w:val="0"/>
          <w:marTop w:val="0"/>
          <w:marBottom w:val="0"/>
          <w:divBdr>
            <w:top w:val="none" w:sz="0" w:space="0" w:color="auto"/>
            <w:left w:val="none" w:sz="0" w:space="0" w:color="auto"/>
            <w:bottom w:val="none" w:sz="0" w:space="0" w:color="auto"/>
            <w:right w:val="none" w:sz="0" w:space="0" w:color="auto"/>
          </w:divBdr>
        </w:div>
      </w:divsChild>
    </w:div>
    <w:div w:id="2139490852">
      <w:bodyDiv w:val="1"/>
      <w:marLeft w:val="0"/>
      <w:marRight w:val="0"/>
      <w:marTop w:val="0"/>
      <w:marBottom w:val="0"/>
      <w:divBdr>
        <w:top w:val="none" w:sz="0" w:space="0" w:color="auto"/>
        <w:left w:val="none" w:sz="0" w:space="0" w:color="auto"/>
        <w:bottom w:val="none" w:sz="0" w:space="0" w:color="auto"/>
        <w:right w:val="none" w:sz="0" w:space="0" w:color="auto"/>
      </w:divBdr>
      <w:divsChild>
        <w:div w:id="663121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3.xml"/><Relationship Id="rId42" Type="http://schemas.microsoft.com/office/2007/relationships/diagramDrawing" Target="diagrams/drawing3.xml"/><Relationship Id="rId47" Type="http://schemas.openxmlformats.org/officeDocument/2006/relationships/image" Target="media/image16.jpe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2.xml"/><Relationship Id="rId11" Type="http://schemas.microsoft.com/office/2007/relationships/hdphoto" Target="media/hdphoto1.wdp"/><Relationship Id="rId24" Type="http://schemas.openxmlformats.org/officeDocument/2006/relationships/image" Target="media/image6.png"/><Relationship Id="rId32" Type="http://schemas.openxmlformats.org/officeDocument/2006/relationships/diagramColors" Target="diagrams/colors2.xml"/><Relationship Id="rId37" Type="http://schemas.openxmlformats.org/officeDocument/2006/relationships/image" Target="media/image11.png"/><Relationship Id="rId40" Type="http://schemas.openxmlformats.org/officeDocument/2006/relationships/diagramQuickStyle" Target="diagrams/quickStyle3.xml"/><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chart" Target="charts/chart2.xml"/><Relationship Id="rId14" Type="http://schemas.openxmlformats.org/officeDocument/2006/relationships/diagramData" Target="diagrams/data1.xml"/><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diagramLayout" Target="diagrams/layout2.xml"/><Relationship Id="rId35" Type="http://schemas.openxmlformats.org/officeDocument/2006/relationships/image" Target="media/image9.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chart" Target="charts/chart1.xml"/><Relationship Id="rId17" Type="http://schemas.openxmlformats.org/officeDocument/2006/relationships/diagramColors" Target="diagrams/colors1.xml"/><Relationship Id="rId25" Type="http://schemas.openxmlformats.org/officeDocument/2006/relationships/chart" Target="charts/chart5.xml"/><Relationship Id="rId33" Type="http://schemas.microsoft.com/office/2007/relationships/diagramDrawing" Target="diagrams/drawing2.xml"/><Relationship Id="rId38" Type="http://schemas.openxmlformats.org/officeDocument/2006/relationships/diagramData" Target="diagrams/data3.xml"/><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diagramColors" Target="diagrams/colors3.xml"/><Relationship Id="rId54" Type="http://schemas.openxmlformats.org/officeDocument/2006/relationships/image" Target="media/image23.jpeg"/><Relationship Id="rId62" Type="http://schemas.openxmlformats.org/officeDocument/2006/relationships/image" Target="media/image31.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microsoft.com/office/2007/relationships/diagramDrawing" Target="diagrams/drawing1.xml"/><Relationship Id="rId39" Type="http://schemas.openxmlformats.org/officeDocument/2006/relationships/diagramLayout" Target="diagrams/layout3.xml"/><Relationship Id="rId34" Type="http://schemas.openxmlformats.org/officeDocument/2006/relationships/image" Target="media/image8.png"/><Relationship Id="rId50" Type="http://schemas.openxmlformats.org/officeDocument/2006/relationships/image" Target="media/image19.jpeg"/><Relationship Id="rId55"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en-US%7b9FB4CBF2-3376-4594-8828-E497C5596C4A%7d\%7b2E3C921F-606B-4C4A-9067-92E2FE2758AE%7dtf16392850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Cognizant%20A%20Stock%20Price%20Histor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cognizant\cognizant%20n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cognizant\CVognizant%20financial%20modelling%20and%20valu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cognizant\CVognizant%20financial%20modelling%20and%20valu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cognizant\CVognizant%20financial%20modelling%20and%20valu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esktop\cognizant\CVognizant%20financial%20modelling%20and%20valu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esktop\cognizant\CVognizant%20financial%20modelling%20and%20valuat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5 Year Relative Stock Performance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11172247865568528"/>
          <c:y val="0.2582406471183013"/>
          <c:w val="0.84128111141279749"/>
          <c:h val="0.50280115390025182"/>
        </c:manualLayout>
      </c:layout>
      <c:lineChart>
        <c:grouping val="standard"/>
        <c:varyColors val="0"/>
        <c:ser>
          <c:idx val="0"/>
          <c:order val="0"/>
          <c:spPr>
            <a:ln w="34925" cap="rnd">
              <a:solidFill>
                <a:schemeClr val="lt1"/>
              </a:solidFill>
              <a:round/>
            </a:ln>
            <a:effectLst>
              <a:outerShdw dist="25400" dir="2700000" algn="tl" rotWithShape="0">
                <a:schemeClr val="accent1"/>
              </a:outerShdw>
            </a:effectLst>
          </c:spPr>
          <c:marker>
            <c:symbol val="none"/>
          </c:marker>
          <c:cat>
            <c:numRef>
              <c:f>'Cognizant A Stock Price History'!$A$2:$A$61</c:f>
              <c:numCache>
                <c:formatCode>yyyy</c:formatCode>
                <c:ptCount val="60"/>
                <c:pt idx="0">
                  <c:v>43834</c:v>
                </c:pt>
                <c:pt idx="1">
                  <c:v>43835</c:v>
                </c:pt>
                <c:pt idx="2">
                  <c:v>43836</c:v>
                </c:pt>
                <c:pt idx="3">
                  <c:v>43837</c:v>
                </c:pt>
                <c:pt idx="4">
                  <c:v>43838</c:v>
                </c:pt>
                <c:pt idx="5">
                  <c:v>43839</c:v>
                </c:pt>
                <c:pt idx="6">
                  <c:v>43840</c:v>
                </c:pt>
                <c:pt idx="7">
                  <c:v>43841</c:v>
                </c:pt>
                <c:pt idx="8">
                  <c:v>43842</c:v>
                </c:pt>
                <c:pt idx="9">
                  <c:v>44197</c:v>
                </c:pt>
                <c:pt idx="10">
                  <c:v>44198</c:v>
                </c:pt>
                <c:pt idx="11">
                  <c:v>44199</c:v>
                </c:pt>
                <c:pt idx="12">
                  <c:v>44200</c:v>
                </c:pt>
                <c:pt idx="13">
                  <c:v>44201</c:v>
                </c:pt>
                <c:pt idx="14">
                  <c:v>44202</c:v>
                </c:pt>
                <c:pt idx="15">
                  <c:v>44203</c:v>
                </c:pt>
                <c:pt idx="16">
                  <c:v>44204</c:v>
                </c:pt>
                <c:pt idx="17">
                  <c:v>44205</c:v>
                </c:pt>
                <c:pt idx="18">
                  <c:v>44206</c:v>
                </c:pt>
                <c:pt idx="19">
                  <c:v>44207</c:v>
                </c:pt>
                <c:pt idx="20">
                  <c:v>44208</c:v>
                </c:pt>
                <c:pt idx="21">
                  <c:v>44562</c:v>
                </c:pt>
                <c:pt idx="22">
                  <c:v>44563</c:v>
                </c:pt>
                <c:pt idx="23">
                  <c:v>44564</c:v>
                </c:pt>
                <c:pt idx="24">
                  <c:v>44565</c:v>
                </c:pt>
                <c:pt idx="25">
                  <c:v>44566</c:v>
                </c:pt>
                <c:pt idx="26">
                  <c:v>44567</c:v>
                </c:pt>
                <c:pt idx="27">
                  <c:v>44568</c:v>
                </c:pt>
                <c:pt idx="28">
                  <c:v>44569</c:v>
                </c:pt>
                <c:pt idx="29">
                  <c:v>44570</c:v>
                </c:pt>
                <c:pt idx="30">
                  <c:v>44571</c:v>
                </c:pt>
                <c:pt idx="31">
                  <c:v>44572</c:v>
                </c:pt>
                <c:pt idx="32">
                  <c:v>44573</c:v>
                </c:pt>
                <c:pt idx="33">
                  <c:v>44927</c:v>
                </c:pt>
                <c:pt idx="34">
                  <c:v>44928</c:v>
                </c:pt>
                <c:pt idx="35">
                  <c:v>44929</c:v>
                </c:pt>
                <c:pt idx="36">
                  <c:v>44930</c:v>
                </c:pt>
                <c:pt idx="37">
                  <c:v>44931</c:v>
                </c:pt>
                <c:pt idx="38">
                  <c:v>44932</c:v>
                </c:pt>
                <c:pt idx="39">
                  <c:v>44933</c:v>
                </c:pt>
                <c:pt idx="40">
                  <c:v>44934</c:v>
                </c:pt>
                <c:pt idx="41">
                  <c:v>44935</c:v>
                </c:pt>
                <c:pt idx="42">
                  <c:v>44936</c:v>
                </c:pt>
                <c:pt idx="43">
                  <c:v>44937</c:v>
                </c:pt>
                <c:pt idx="44">
                  <c:v>44938</c:v>
                </c:pt>
                <c:pt idx="45">
                  <c:v>45292</c:v>
                </c:pt>
                <c:pt idx="46">
                  <c:v>45293</c:v>
                </c:pt>
                <c:pt idx="47">
                  <c:v>45294</c:v>
                </c:pt>
                <c:pt idx="48">
                  <c:v>45295</c:v>
                </c:pt>
                <c:pt idx="49">
                  <c:v>45296</c:v>
                </c:pt>
                <c:pt idx="50">
                  <c:v>45297</c:v>
                </c:pt>
                <c:pt idx="51">
                  <c:v>45298</c:v>
                </c:pt>
                <c:pt idx="52">
                  <c:v>45855</c:v>
                </c:pt>
                <c:pt idx="53">
                  <c:v>45666</c:v>
                </c:pt>
                <c:pt idx="54">
                  <c:v>45667</c:v>
                </c:pt>
                <c:pt idx="55">
                  <c:v>45668</c:v>
                </c:pt>
                <c:pt idx="56">
                  <c:v>45669</c:v>
                </c:pt>
                <c:pt idx="57">
                  <c:v>45658</c:v>
                </c:pt>
                <c:pt idx="58">
                  <c:v>45659</c:v>
                </c:pt>
                <c:pt idx="59">
                  <c:v>45660</c:v>
                </c:pt>
              </c:numCache>
            </c:numRef>
          </c:cat>
          <c:val>
            <c:numRef>
              <c:f>'Cognizant A Stock Price History'!$B$2:$B$61</c:f>
              <c:numCache>
                <c:formatCode>General</c:formatCode>
                <c:ptCount val="60"/>
                <c:pt idx="0">
                  <c:v>80.010000000000005</c:v>
                </c:pt>
                <c:pt idx="1">
                  <c:v>83.33</c:v>
                </c:pt>
                <c:pt idx="2">
                  <c:v>82.61</c:v>
                </c:pt>
                <c:pt idx="3">
                  <c:v>76.900000000000006</c:v>
                </c:pt>
                <c:pt idx="4">
                  <c:v>80.489999999999995</c:v>
                </c:pt>
                <c:pt idx="5">
                  <c:v>74.59</c:v>
                </c:pt>
                <c:pt idx="6">
                  <c:v>77.180000000000007</c:v>
                </c:pt>
                <c:pt idx="7">
                  <c:v>77.77</c:v>
                </c:pt>
                <c:pt idx="8">
                  <c:v>75.680000000000007</c:v>
                </c:pt>
                <c:pt idx="9">
                  <c:v>68</c:v>
                </c:pt>
                <c:pt idx="10">
                  <c:v>66.150000000000006</c:v>
                </c:pt>
                <c:pt idx="11">
                  <c:v>65.680000000000007</c:v>
                </c:pt>
                <c:pt idx="12">
                  <c:v>73.290000000000006</c:v>
                </c:pt>
                <c:pt idx="13">
                  <c:v>79.02</c:v>
                </c:pt>
                <c:pt idx="14">
                  <c:v>77.12</c:v>
                </c:pt>
                <c:pt idx="15">
                  <c:v>75.53</c:v>
                </c:pt>
                <c:pt idx="16">
                  <c:v>70.38</c:v>
                </c:pt>
                <c:pt idx="17">
                  <c:v>64.47</c:v>
                </c:pt>
                <c:pt idx="18">
                  <c:v>67.739999999999995</c:v>
                </c:pt>
                <c:pt idx="19">
                  <c:v>71.61</c:v>
                </c:pt>
                <c:pt idx="20">
                  <c:v>66.03</c:v>
                </c:pt>
                <c:pt idx="21">
                  <c:v>65.28</c:v>
                </c:pt>
                <c:pt idx="22">
                  <c:v>62.49</c:v>
                </c:pt>
                <c:pt idx="23">
                  <c:v>59.71</c:v>
                </c:pt>
                <c:pt idx="24">
                  <c:v>60.93</c:v>
                </c:pt>
                <c:pt idx="25">
                  <c:v>62.63</c:v>
                </c:pt>
                <c:pt idx="26">
                  <c:v>66.75</c:v>
                </c:pt>
                <c:pt idx="27">
                  <c:v>57.19</c:v>
                </c:pt>
                <c:pt idx="28">
                  <c:v>62.21</c:v>
                </c:pt>
                <c:pt idx="29">
                  <c:v>62.25</c:v>
                </c:pt>
                <c:pt idx="30">
                  <c:v>57.44</c:v>
                </c:pt>
                <c:pt idx="31">
                  <c:v>63.17</c:v>
                </c:pt>
                <c:pt idx="32">
                  <c:v>67.959999999999994</c:v>
                </c:pt>
                <c:pt idx="33">
                  <c:v>67.489999999999995</c:v>
                </c:pt>
                <c:pt idx="34">
                  <c:v>74.7</c:v>
                </c:pt>
                <c:pt idx="35">
                  <c:v>80.900000000000006</c:v>
                </c:pt>
                <c:pt idx="36">
                  <c:v>89.67</c:v>
                </c:pt>
                <c:pt idx="37">
                  <c:v>86.13</c:v>
                </c:pt>
                <c:pt idx="38">
                  <c:v>85.42</c:v>
                </c:pt>
                <c:pt idx="39">
                  <c:v>88.72</c:v>
                </c:pt>
                <c:pt idx="40">
                  <c:v>77.98</c:v>
                </c:pt>
                <c:pt idx="41">
                  <c:v>78.09</c:v>
                </c:pt>
                <c:pt idx="42">
                  <c:v>74.209999999999994</c:v>
                </c:pt>
                <c:pt idx="43">
                  <c:v>76.31</c:v>
                </c:pt>
                <c:pt idx="44">
                  <c:v>73.53</c:v>
                </c:pt>
                <c:pt idx="45">
                  <c:v>69.260000000000005</c:v>
                </c:pt>
                <c:pt idx="46">
                  <c:v>71.56</c:v>
                </c:pt>
                <c:pt idx="47">
                  <c:v>80.400000000000006</c:v>
                </c:pt>
                <c:pt idx="48">
                  <c:v>78.12</c:v>
                </c:pt>
                <c:pt idx="49">
                  <c:v>73.48</c:v>
                </c:pt>
                <c:pt idx="50">
                  <c:v>77.95</c:v>
                </c:pt>
                <c:pt idx="51">
                  <c:v>81.95</c:v>
                </c:pt>
                <c:pt idx="52">
                  <c:v>78.13</c:v>
                </c:pt>
                <c:pt idx="53">
                  <c:v>71.42</c:v>
                </c:pt>
                <c:pt idx="54">
                  <c:v>69.42</c:v>
                </c:pt>
                <c:pt idx="55">
                  <c:v>66.86</c:v>
                </c:pt>
                <c:pt idx="56">
                  <c:v>68.319999999999993</c:v>
                </c:pt>
                <c:pt idx="57">
                  <c:v>56.82</c:v>
                </c:pt>
                <c:pt idx="58">
                  <c:v>53</c:v>
                </c:pt>
                <c:pt idx="59">
                  <c:v>58.02</c:v>
                </c:pt>
              </c:numCache>
            </c:numRef>
          </c:val>
          <c:smooth val="0"/>
          <c:extLst>
            <c:ext xmlns:c16="http://schemas.microsoft.com/office/drawing/2014/chart" uri="{C3380CC4-5D6E-409C-BE32-E72D297353CC}">
              <c16:uniqueId val="{00000000-8ECB-4FC1-91E8-4968853BDE93}"/>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1370553392"/>
        <c:axId val="1370552560"/>
      </c:lineChart>
      <c:dateAx>
        <c:axId val="1370553392"/>
        <c:scaling>
          <c:orientation val="minMax"/>
        </c:scaling>
        <c:delete val="0"/>
        <c:axPos val="b"/>
        <c:numFmt formatCode="m/d/yyyy" sourceLinked="0"/>
        <c:majorTickMark val="out"/>
        <c:minorTickMark val="none"/>
        <c:tickLblPos val="nextTo"/>
        <c:spPr>
          <a:noFill/>
          <a:ln w="12700" cap="flat" cmpd="sng" algn="ctr">
            <a:solidFill>
              <a:schemeClr val="lt1"/>
            </a:solidFill>
            <a:round/>
          </a:ln>
          <a:effectLst/>
        </c:spPr>
        <c:txPr>
          <a:bodyPr rot="-840000" spcFirstLastPara="1" vertOverflow="ellipsis" wrap="square" anchor="ctr" anchorCtr="1"/>
          <a:lstStyle/>
          <a:p>
            <a:pPr>
              <a:defRPr sz="900" b="0" i="0" u="none" strike="noStrike" kern="1200" spc="100" baseline="0">
                <a:solidFill>
                  <a:schemeClr val="lt1"/>
                </a:solidFill>
                <a:latin typeface="+mn-lt"/>
                <a:ea typeface="+mn-ea"/>
                <a:cs typeface="+mn-cs"/>
              </a:defRPr>
            </a:pPr>
            <a:endParaRPr lang="en-US"/>
          </a:p>
        </c:txPr>
        <c:crossAx val="1370552560"/>
        <c:crosses val="autoZero"/>
        <c:auto val="1"/>
        <c:lblOffset val="100"/>
        <c:baseTimeUnit val="years"/>
      </c:dateAx>
      <c:valAx>
        <c:axId val="1370552560"/>
        <c:scaling>
          <c:orientation val="minMax"/>
          <c:min val="4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37055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 By Business Segment -2024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rgbClr val="002060"/>
              </a:solidFill>
              <a:ln w="19050">
                <a:solidFill>
                  <a:schemeClr val="lt1"/>
                </a:solidFill>
              </a:ln>
              <a:effectLst/>
            </c:spPr>
            <c:extLst>
              <c:ext xmlns:c16="http://schemas.microsoft.com/office/drawing/2014/chart" uri="{C3380CC4-5D6E-409C-BE32-E72D297353CC}">
                <c16:uniqueId val="{00000001-D3C3-40A4-8C40-F4D271681504}"/>
              </c:ext>
            </c:extLst>
          </c:dPt>
          <c:dPt>
            <c:idx val="1"/>
            <c:bubble3D val="0"/>
            <c:spPr>
              <a:solidFill>
                <a:srgbClr val="00B0F0"/>
              </a:solidFill>
              <a:ln w="19050">
                <a:solidFill>
                  <a:schemeClr val="lt1"/>
                </a:solidFill>
              </a:ln>
              <a:effectLst/>
            </c:spPr>
            <c:extLst>
              <c:ext xmlns:c16="http://schemas.microsoft.com/office/drawing/2014/chart" uri="{C3380CC4-5D6E-409C-BE32-E72D297353CC}">
                <c16:uniqueId val="{00000003-D3C3-40A4-8C40-F4D2716815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C3-40A4-8C40-F4D2716815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C3-40A4-8C40-F4D27168150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'Revenue Segments'!$C$28:$C$31</c:f>
              <c:strCache>
                <c:ptCount val="4"/>
                <c:pt idx="0">
                  <c:v>Financial services</c:v>
                </c:pt>
                <c:pt idx="1">
                  <c:v>healthcare</c:v>
                </c:pt>
                <c:pt idx="2">
                  <c:v>Products and resources</c:v>
                </c:pt>
                <c:pt idx="3">
                  <c:v>CMT</c:v>
                </c:pt>
              </c:strCache>
            </c:strRef>
          </c:cat>
          <c:val>
            <c:numRef>
              <c:f>'Revenue Segments'!$D$28:$D$31</c:f>
              <c:numCache>
                <c:formatCode>_ * #,##0_ ;_ * \-#,##0_ ;_ * "-"??_ ;_ @_ </c:formatCode>
                <c:ptCount val="4"/>
                <c:pt idx="0">
                  <c:v>5809</c:v>
                </c:pt>
                <c:pt idx="1">
                  <c:v>5674</c:v>
                </c:pt>
                <c:pt idx="2">
                  <c:v>4628</c:v>
                </c:pt>
                <c:pt idx="3">
                  <c:v>3242</c:v>
                </c:pt>
              </c:numCache>
            </c:numRef>
          </c:val>
          <c:extLst>
            <c:ext xmlns:c16="http://schemas.microsoft.com/office/drawing/2014/chart" uri="{C3380CC4-5D6E-409C-BE32-E72D297353CC}">
              <c16:uniqueId val="{00000008-D3C3-40A4-8C40-F4D271681504}"/>
            </c:ext>
          </c:extLst>
        </c:ser>
        <c:dLbls>
          <c:showLegendKey val="0"/>
          <c:showVal val="1"/>
          <c:showCatName val="0"/>
          <c:showSerName val="0"/>
          <c:showPercent val="0"/>
          <c:showBubbleSize val="0"/>
          <c:showLeaderLines val="1"/>
        </c:dLbls>
        <c:firstSliceAng val="0"/>
        <c:holeSize val="4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baseline="0">
                <a:solidFill>
                  <a:schemeClr val="bg2">
                    <a:lumMod val="10000"/>
                  </a:schemeClr>
                </a:solidFill>
              </a:rPr>
              <a:t>Diluted Earning per share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'Income statement'!$B$76</c:f>
              <c:strCache>
                <c:ptCount val="1"/>
                <c:pt idx="0">
                  <c:v>EPS</c:v>
                </c:pt>
              </c:strCache>
            </c:strRef>
          </c:tx>
          <c:explosion val="3"/>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extLst>
              <c:ext xmlns:c16="http://schemas.microsoft.com/office/drawing/2014/chart" uri="{C3380CC4-5D6E-409C-BE32-E72D297353CC}">
                <c16:uniqueId val="{00000001-D540-4AA6-ADAF-68A26E6DD94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extLst>
              <c:ext xmlns:c16="http://schemas.microsoft.com/office/drawing/2014/chart" uri="{C3380CC4-5D6E-409C-BE32-E72D297353CC}">
                <c16:uniqueId val="{00000003-D540-4AA6-ADAF-68A26E6DD94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extLst>
              <c:ext xmlns:c16="http://schemas.microsoft.com/office/drawing/2014/chart" uri="{C3380CC4-5D6E-409C-BE32-E72D297353CC}">
                <c16:uniqueId val="{00000005-D540-4AA6-ADAF-68A26E6DD949}"/>
              </c:ext>
            </c:extLst>
          </c:dPt>
          <c:dLbls>
            <c:dLbl>
              <c:idx val="0"/>
              <c:tx>
                <c:rich>
                  <a:bodyPr/>
                  <a:lstStyle/>
                  <a:p>
                    <a:fld id="{1DB83096-6D7A-42CA-9A73-89809136E4CF}" type="VALUE">
                      <a:rPr lang="en-US" b="1" i="0" baseline="0">
                        <a:solidFill>
                          <a:schemeClr val="bg1"/>
                        </a:solidFill>
                      </a:rPr>
                      <a:pPr/>
                      <a:t>[VALUE]</a:t>
                    </a:fld>
                    <a:endParaRPr lang="en-IN"/>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540-4AA6-ADAF-68A26E6DD949}"/>
                </c:ext>
              </c:extLst>
            </c:dLbl>
            <c:dLbl>
              <c:idx val="1"/>
              <c:tx>
                <c:rich>
                  <a:bodyPr/>
                  <a:lstStyle/>
                  <a:p>
                    <a:fld id="{BD4A5698-6768-48AF-9B06-983ABFD78B8D}" type="VALUE">
                      <a:rPr lang="en-US"/>
                      <a:pPr/>
                      <a:t>[VALUE]</a:t>
                    </a:fld>
                    <a:r>
                      <a:rPr lang="en-US" baseline="0"/>
                      <a:t> </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540-4AA6-ADAF-68A26E6DD949}"/>
                </c:ext>
              </c:extLst>
            </c:dLbl>
            <c:dLbl>
              <c:idx val="2"/>
              <c:tx>
                <c:rich>
                  <a:bodyPr/>
                  <a:lstStyle/>
                  <a:p>
                    <a:fld id="{F69A9E7C-67A0-40F7-A175-25010F9D54B2}" type="VALUE">
                      <a:rPr lang="en-US"/>
                      <a:pPr/>
                      <a:t>[VALUE]</a:t>
                    </a:fld>
                    <a:r>
                      <a:rPr lang="en-US" baseline="0"/>
                      <a:t> </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540-4AA6-ADAF-68A26E6DD949}"/>
                </c:ext>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numRef>
              <c:f>'Income statement'!$C$75:$E$75</c:f>
              <c:numCache>
                <c:formatCode>General</c:formatCode>
                <c:ptCount val="3"/>
                <c:pt idx="0">
                  <c:v>2022</c:v>
                </c:pt>
                <c:pt idx="1">
                  <c:v>2023</c:v>
                </c:pt>
                <c:pt idx="2">
                  <c:v>2024</c:v>
                </c:pt>
              </c:numCache>
            </c:numRef>
          </c:cat>
          <c:val>
            <c:numRef>
              <c:f>'Income statement'!$C$76:$E$76</c:f>
              <c:numCache>
                <c:formatCode>General</c:formatCode>
                <c:ptCount val="3"/>
                <c:pt idx="0">
                  <c:v>4.41</c:v>
                </c:pt>
                <c:pt idx="1">
                  <c:v>4.21</c:v>
                </c:pt>
                <c:pt idx="2">
                  <c:v>4.51</c:v>
                </c:pt>
              </c:numCache>
            </c:numRef>
          </c:val>
          <c:extLst>
            <c:ext xmlns:c16="http://schemas.microsoft.com/office/drawing/2014/chart" uri="{C3380CC4-5D6E-409C-BE32-E72D297353CC}">
              <c16:uniqueId val="{00000006-D540-4AA6-ADAF-68A26E6DD949}"/>
            </c:ext>
          </c:extLst>
        </c:ser>
        <c:dLbls>
          <c:dLblPos val="ctr"/>
          <c:showLegendKey val="0"/>
          <c:showVal val="1"/>
          <c:showCatName val="0"/>
          <c:showSerName val="0"/>
          <c:showPercent val="0"/>
          <c:showBubbleSize val="0"/>
          <c:showLeaderLines val="1"/>
        </c:dLbls>
        <c:firstSliceAng val="32"/>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Revenue</a:t>
            </a:r>
            <a:r>
              <a:rPr lang="en-IN" b="1" baseline="0"/>
              <a:t> (in billions)</a:t>
            </a:r>
            <a:endParaRPr lang="en-IN"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2060"/>
            </a:solidFill>
            <a:ln w="63500" cmpd="thinThick">
              <a:solidFill>
                <a:schemeClr val="accent1"/>
              </a:solidFill>
            </a:ln>
            <a:effectLst/>
          </c:spPr>
          <c:invertIfNegative val="0"/>
          <c:dPt>
            <c:idx val="1"/>
            <c:invertIfNegative val="0"/>
            <c:bubble3D val="0"/>
            <c:spPr>
              <a:solidFill>
                <a:srgbClr val="0070C0"/>
              </a:solidFill>
              <a:ln w="63500" cmpd="thinThick">
                <a:solidFill>
                  <a:schemeClr val="accent1"/>
                </a:solidFill>
              </a:ln>
              <a:effectLst/>
            </c:spPr>
            <c:extLst>
              <c:ext xmlns:c16="http://schemas.microsoft.com/office/drawing/2014/chart" uri="{C3380CC4-5D6E-409C-BE32-E72D297353CC}">
                <c16:uniqueId val="{00000001-8AAB-438E-B067-7348531EF503}"/>
              </c:ext>
            </c:extLst>
          </c:dPt>
          <c:dPt>
            <c:idx val="2"/>
            <c:invertIfNegative val="0"/>
            <c:bubble3D val="0"/>
            <c:spPr>
              <a:solidFill>
                <a:schemeClr val="accent5">
                  <a:lumMod val="50000"/>
                </a:schemeClr>
              </a:solidFill>
              <a:ln w="63500" cmpd="thinThick">
                <a:solidFill>
                  <a:schemeClr val="accent1"/>
                </a:solidFill>
              </a:ln>
              <a:effectLst/>
            </c:spPr>
            <c:extLst>
              <c:ext xmlns:c16="http://schemas.microsoft.com/office/drawing/2014/chart" uri="{C3380CC4-5D6E-409C-BE32-E72D297353CC}">
                <c16:uniqueId val="{00000003-8AAB-438E-B067-7348531EF503}"/>
              </c:ext>
            </c:extLst>
          </c:dPt>
          <c:dLbls>
            <c:spPr>
              <a:noFill/>
              <a:ln>
                <a:noFill/>
              </a:ln>
              <a:effectLst/>
            </c:spPr>
            <c:txPr>
              <a:bodyPr rot="0" spcFirstLastPara="1" vertOverflow="ellipsis" vert="horz" wrap="square" lIns="38100" tIns="19050" rIns="38100" bIns="19050" anchor="ctr" anchorCtr="1">
                <a:spAutoFit/>
              </a:bodyPr>
              <a:lstStyle/>
              <a:p>
                <a:pPr>
                  <a:defRPr sz="1150" b="1" i="0" u="none" strike="noStrike" kern="1200" baseline="0">
                    <a:solidFill>
                      <a:schemeClr val="tx1">
                        <a:lumMod val="95000"/>
                        <a:lumOff val="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'Income statement'!$E$5:$G$5</c:f>
              <c:numCache>
                <c:formatCode>m/d/yyyy</c:formatCode>
                <c:ptCount val="3"/>
                <c:pt idx="0">
                  <c:v>44926</c:v>
                </c:pt>
                <c:pt idx="1">
                  <c:v>45291</c:v>
                </c:pt>
                <c:pt idx="2">
                  <c:v>45657</c:v>
                </c:pt>
              </c:numCache>
            </c:numRef>
          </c:cat>
          <c:val>
            <c:numRef>
              <c:f>'Income statement'!$E$6:$G$6</c:f>
              <c:numCache>
                <c:formatCode>0</c:formatCode>
                <c:ptCount val="3"/>
                <c:pt idx="0">
                  <c:v>19428</c:v>
                </c:pt>
                <c:pt idx="1">
                  <c:v>19353</c:v>
                </c:pt>
                <c:pt idx="2">
                  <c:v>19736</c:v>
                </c:pt>
              </c:numCache>
            </c:numRef>
          </c:val>
          <c:extLst>
            <c:ext xmlns:c16="http://schemas.microsoft.com/office/drawing/2014/chart" uri="{C3380CC4-5D6E-409C-BE32-E72D297353CC}">
              <c16:uniqueId val="{00000004-8AAB-438E-B067-7348531EF503}"/>
            </c:ext>
          </c:extLst>
        </c:ser>
        <c:dLbls>
          <c:dLblPos val="outEnd"/>
          <c:showLegendKey val="0"/>
          <c:showVal val="1"/>
          <c:showCatName val="0"/>
          <c:showSerName val="0"/>
          <c:showPercent val="0"/>
          <c:showBubbleSize val="0"/>
        </c:dLbls>
        <c:gapWidth val="219"/>
        <c:overlap val="-27"/>
        <c:axId val="2077817664"/>
        <c:axId val="2077808512"/>
      </c:barChart>
      <c:dateAx>
        <c:axId val="2077817664"/>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808512"/>
        <c:crosses val="autoZero"/>
        <c:auto val="1"/>
        <c:lblOffset val="100"/>
        <c:baseTimeUnit val="years"/>
      </c:dateAx>
      <c:valAx>
        <c:axId val="207780851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817664"/>
        <c:crosses val="autoZero"/>
        <c:crossBetween val="between"/>
        <c:majorUnit val="400"/>
      </c:valAx>
      <c:spPr>
        <a:noFill/>
        <a:ln w="12700">
          <a:solidFill>
            <a:schemeClr val="accent1"/>
          </a:solid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'Income statement'!$B$58</c:f>
              <c:strCache>
                <c:ptCount val="1"/>
                <c:pt idx="0">
                  <c:v>Revenues</c:v>
                </c:pt>
              </c:strCache>
            </c:strRef>
          </c:tx>
          <c:spPr>
            <a:solidFill>
              <a:schemeClr val="accent1">
                <a:alpha val="85000"/>
              </a:schemeClr>
            </a:solidFill>
            <a:ln w="0"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'Income statement'!$C$57:$G$57</c:f>
              <c:numCache>
                <c:formatCode>General</c:formatCode>
                <c:ptCount val="5"/>
                <c:pt idx="0">
                  <c:v>2020</c:v>
                </c:pt>
                <c:pt idx="1">
                  <c:v>2021</c:v>
                </c:pt>
                <c:pt idx="2">
                  <c:v>2022</c:v>
                </c:pt>
                <c:pt idx="3">
                  <c:v>2023</c:v>
                </c:pt>
                <c:pt idx="4">
                  <c:v>2024</c:v>
                </c:pt>
              </c:numCache>
            </c:numRef>
          </c:cat>
          <c:val>
            <c:numRef>
              <c:f>'Income statement'!$C$58:$G$58</c:f>
              <c:numCache>
                <c:formatCode>0</c:formatCode>
                <c:ptCount val="5"/>
                <c:pt idx="0">
                  <c:v>16652</c:v>
                </c:pt>
                <c:pt idx="1">
                  <c:v>18507</c:v>
                </c:pt>
                <c:pt idx="2">
                  <c:v>19428</c:v>
                </c:pt>
                <c:pt idx="3">
                  <c:v>19353</c:v>
                </c:pt>
                <c:pt idx="4">
                  <c:v>19736</c:v>
                </c:pt>
              </c:numCache>
            </c:numRef>
          </c:val>
          <c:extLst>
            <c:ext xmlns:c16="http://schemas.microsoft.com/office/drawing/2014/chart" uri="{C3380CC4-5D6E-409C-BE32-E72D297353CC}">
              <c16:uniqueId val="{00000000-C8C2-46CA-8C10-C452B68FC815}"/>
            </c:ext>
          </c:extLst>
        </c:ser>
        <c:ser>
          <c:idx val="1"/>
          <c:order val="1"/>
          <c:tx>
            <c:strRef>
              <c:f>'Income statement'!$B$59</c:f>
              <c:strCache>
                <c:ptCount val="1"/>
                <c:pt idx="0">
                  <c:v>EBITDA</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'Income statement'!$C$57:$G$57</c:f>
              <c:numCache>
                <c:formatCode>General</c:formatCode>
                <c:ptCount val="5"/>
                <c:pt idx="0">
                  <c:v>2020</c:v>
                </c:pt>
                <c:pt idx="1">
                  <c:v>2021</c:v>
                </c:pt>
                <c:pt idx="2">
                  <c:v>2022</c:v>
                </c:pt>
                <c:pt idx="3">
                  <c:v>2023</c:v>
                </c:pt>
                <c:pt idx="4">
                  <c:v>2024</c:v>
                </c:pt>
              </c:numCache>
            </c:numRef>
          </c:cat>
          <c:val>
            <c:numRef>
              <c:f>'Income statement'!$C$59:$G$59</c:f>
              <c:numCache>
                <c:formatCode>0</c:formatCode>
                <c:ptCount val="5"/>
                <c:pt idx="0">
                  <c:v>2666</c:v>
                </c:pt>
                <c:pt idx="1">
                  <c:v>3400</c:v>
                </c:pt>
                <c:pt idx="2">
                  <c:v>3537</c:v>
                </c:pt>
                <c:pt idx="3">
                  <c:v>3208</c:v>
                </c:pt>
                <c:pt idx="4">
                  <c:v>3421</c:v>
                </c:pt>
              </c:numCache>
            </c:numRef>
          </c:val>
          <c:extLst>
            <c:ext xmlns:c16="http://schemas.microsoft.com/office/drawing/2014/chart" uri="{C3380CC4-5D6E-409C-BE32-E72D297353CC}">
              <c16:uniqueId val="{00000001-C8C2-46CA-8C10-C452B68FC815}"/>
            </c:ext>
          </c:extLst>
        </c:ser>
        <c:ser>
          <c:idx val="2"/>
          <c:order val="2"/>
          <c:tx>
            <c:strRef>
              <c:f>'Income statement'!$B$60</c:f>
              <c:strCache>
                <c:ptCount val="1"/>
                <c:pt idx="0">
                  <c:v>EBIT</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'Income statement'!$C$57:$G$57</c:f>
              <c:numCache>
                <c:formatCode>General</c:formatCode>
                <c:ptCount val="5"/>
                <c:pt idx="0">
                  <c:v>2020</c:v>
                </c:pt>
                <c:pt idx="1">
                  <c:v>2021</c:v>
                </c:pt>
                <c:pt idx="2">
                  <c:v>2022</c:v>
                </c:pt>
                <c:pt idx="3">
                  <c:v>2023</c:v>
                </c:pt>
                <c:pt idx="4">
                  <c:v>2024</c:v>
                </c:pt>
              </c:numCache>
            </c:numRef>
          </c:cat>
          <c:val>
            <c:numRef>
              <c:f>'Income statement'!$C$60:$G$60</c:f>
              <c:numCache>
                <c:formatCode>0</c:formatCode>
                <c:ptCount val="5"/>
                <c:pt idx="0">
                  <c:v>2114</c:v>
                </c:pt>
                <c:pt idx="1">
                  <c:v>2826</c:v>
                </c:pt>
                <c:pt idx="2">
                  <c:v>2968</c:v>
                </c:pt>
                <c:pt idx="3">
                  <c:v>2689</c:v>
                </c:pt>
                <c:pt idx="4">
                  <c:v>2892</c:v>
                </c:pt>
              </c:numCache>
            </c:numRef>
          </c:val>
          <c:extLst>
            <c:ext xmlns:c16="http://schemas.microsoft.com/office/drawing/2014/chart" uri="{C3380CC4-5D6E-409C-BE32-E72D297353CC}">
              <c16:uniqueId val="{00000002-C8C2-46CA-8C10-C452B68FC815}"/>
            </c:ext>
          </c:extLst>
        </c:ser>
        <c:dLbls>
          <c:dLblPos val="ctr"/>
          <c:showLegendKey val="0"/>
          <c:showVal val="1"/>
          <c:showCatName val="0"/>
          <c:showSerName val="0"/>
          <c:showPercent val="0"/>
          <c:showBubbleSize val="0"/>
        </c:dLbls>
        <c:gapWidth val="150"/>
        <c:overlap val="100"/>
        <c:axId val="1919559311"/>
        <c:axId val="1919565967"/>
      </c:barChart>
      <c:catAx>
        <c:axId val="191955931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19565967"/>
        <c:crosses val="autoZero"/>
        <c:auto val="1"/>
        <c:lblAlgn val="ctr"/>
        <c:lblOffset val="100"/>
        <c:noMultiLvlLbl val="0"/>
      </c:catAx>
      <c:valAx>
        <c:axId val="191956596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919559311"/>
        <c:crosses val="autoZero"/>
        <c:crossBetween val="between"/>
      </c:valAx>
      <c:spPr>
        <a:noFill/>
        <a:ln w="19050">
          <a:solidFill>
            <a:schemeClr val="accent1"/>
          </a:solid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'Income statement'!$B$63</c:f>
              <c:strCache>
                <c:ptCount val="1"/>
                <c:pt idx="0">
                  <c:v>DSO</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A2-44BF-AC6A-CF55D350290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A2-44BF-AC6A-CF55D350290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AA2-44BF-AC6A-CF55D350290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AA2-44BF-AC6A-CF55D350290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AA2-44BF-AC6A-CF55D350290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'Income statement'!$C$62:$G$62</c:f>
              <c:numCache>
                <c:formatCode>General</c:formatCode>
                <c:ptCount val="5"/>
                <c:pt idx="0">
                  <c:v>2020</c:v>
                </c:pt>
                <c:pt idx="1">
                  <c:v>2021</c:v>
                </c:pt>
                <c:pt idx="2">
                  <c:v>2022</c:v>
                </c:pt>
                <c:pt idx="3">
                  <c:v>2023</c:v>
                </c:pt>
                <c:pt idx="4">
                  <c:v>2024</c:v>
                </c:pt>
              </c:numCache>
            </c:numRef>
          </c:cat>
          <c:val>
            <c:numRef>
              <c:f>'Income statement'!$C$63:$G$63</c:f>
              <c:numCache>
                <c:formatCode>_ * #,##0_ ;_ * \-#,##0_ ;_ * "-"??_ ;_ @_ </c:formatCode>
                <c:ptCount val="5"/>
                <c:pt idx="0">
                  <c:v>67.664845063656017</c:v>
                </c:pt>
                <c:pt idx="1">
                  <c:v>70.152104609066839</c:v>
                </c:pt>
                <c:pt idx="2">
                  <c:v>71.316656372246243</c:v>
                </c:pt>
                <c:pt idx="3">
                  <c:v>72.592621299023406</c:v>
                </c:pt>
                <c:pt idx="4">
                  <c:v>75.067642886096479</c:v>
                </c:pt>
              </c:numCache>
            </c:numRef>
          </c:val>
          <c:extLst>
            <c:ext xmlns:c16="http://schemas.microsoft.com/office/drawing/2014/chart" uri="{C3380CC4-5D6E-409C-BE32-E72D297353CC}">
              <c16:uniqueId val="{0000000A-1AA2-44BF-AC6A-CF55D350290E}"/>
            </c:ext>
          </c:extLst>
        </c:ser>
        <c:dLbls>
          <c:showLegendKey val="0"/>
          <c:showVal val="1"/>
          <c:showCatName val="0"/>
          <c:showSerName val="0"/>
          <c:showPercent val="0"/>
          <c:showBubbleSize val="0"/>
          <c:showLeaderLines val="1"/>
        </c:dLbls>
        <c:firstSliceAng val="2"/>
        <c:holeSize val="5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'Income statement'!$B$65</c:f>
              <c:strCache>
                <c:ptCount val="1"/>
                <c:pt idx="0">
                  <c:v>DPO</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1B-4DDD-A79E-37730DDE10B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1B-4DDD-A79E-37730DDE10B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F1B-4DDD-A79E-37730DDE10B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F1B-4DDD-A79E-37730DDE10B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F1B-4DDD-A79E-37730DDE10B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'Income statement'!$C$64:$G$64</c:f>
              <c:numCache>
                <c:formatCode>General</c:formatCode>
                <c:ptCount val="5"/>
                <c:pt idx="0">
                  <c:v>2020</c:v>
                </c:pt>
                <c:pt idx="1">
                  <c:v>2021</c:v>
                </c:pt>
                <c:pt idx="2">
                  <c:v>2022</c:v>
                </c:pt>
                <c:pt idx="3">
                  <c:v>2023</c:v>
                </c:pt>
                <c:pt idx="4">
                  <c:v>2024</c:v>
                </c:pt>
              </c:numCache>
            </c:numRef>
          </c:cat>
          <c:val>
            <c:numRef>
              <c:f>'Income statement'!$C$65:$G$65</c:f>
              <c:numCache>
                <c:formatCode>0</c:formatCode>
                <c:ptCount val="5"/>
                <c:pt idx="0">
                  <c:v>13.305688314122389</c:v>
                </c:pt>
                <c:pt idx="1">
                  <c:v>11.355136159944847</c:v>
                </c:pt>
                <c:pt idx="2">
                  <c:v>10.555912596401029</c:v>
                </c:pt>
                <c:pt idx="3">
                  <c:v>9.7129658875552742</c:v>
                </c:pt>
                <c:pt idx="4">
                  <c:v>9.5770952307454866</c:v>
                </c:pt>
              </c:numCache>
            </c:numRef>
          </c:val>
          <c:extLst>
            <c:ext xmlns:c16="http://schemas.microsoft.com/office/drawing/2014/chart" uri="{C3380CC4-5D6E-409C-BE32-E72D297353CC}">
              <c16:uniqueId val="{0000000A-9F1B-4DDD-A79E-37730DDE10BE}"/>
            </c:ext>
          </c:extLst>
        </c:ser>
        <c:dLbls>
          <c:showLegendKey val="0"/>
          <c:showVal val="0"/>
          <c:showCatName val="0"/>
          <c:showSerName val="0"/>
          <c:showPercent val="0"/>
          <c:showBubbleSize val="0"/>
          <c:showLeaderLines val="1"/>
        </c:dLbls>
        <c:firstSliceAng val="2"/>
        <c:holeSize val="5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9">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solidFill>
        <a:round/>
      </a:ln>
    </cs:spPr>
    <cs:defRPr sz="90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E605A8-57A1-46F0-A224-BFDB7520392A}" type="doc">
      <dgm:prSet loTypeId="urn:microsoft.com/office/officeart/2005/8/layout/radial3" loCatId="cycle" qsTypeId="urn:microsoft.com/office/officeart/2005/8/quickstyle/simple2" qsCatId="simple" csTypeId="urn:microsoft.com/office/officeart/2005/8/colors/accent2_1" csCatId="accent2" phldr="1"/>
      <dgm:spPr/>
      <dgm:t>
        <a:bodyPr/>
        <a:lstStyle/>
        <a:p>
          <a:endParaRPr lang="en-IN"/>
        </a:p>
      </dgm:t>
    </dgm:pt>
    <dgm:pt modelId="{29B6F1E3-E805-46A8-9D61-AF79477139B4}">
      <dgm:prSet phldrT="[Text]"/>
      <dgm:spPr/>
      <dgm:t>
        <a:bodyPr/>
        <a:lstStyle/>
        <a:p>
          <a:r>
            <a:rPr lang="en-IN">
              <a:solidFill>
                <a:schemeClr val="bg2">
                  <a:lumMod val="10000"/>
                </a:schemeClr>
              </a:solidFill>
            </a:rPr>
            <a:t>Segments</a:t>
          </a:r>
        </a:p>
      </dgm:t>
    </dgm:pt>
    <dgm:pt modelId="{77116AF2-2F62-4C2E-8B73-C9ABED066921}" type="parTrans" cxnId="{6E90B19D-40C1-46BB-BD61-543989FC1AB1}">
      <dgm:prSet/>
      <dgm:spPr/>
      <dgm:t>
        <a:bodyPr/>
        <a:lstStyle/>
        <a:p>
          <a:endParaRPr lang="en-IN">
            <a:solidFill>
              <a:schemeClr val="bg2">
                <a:lumMod val="10000"/>
              </a:schemeClr>
            </a:solidFill>
          </a:endParaRPr>
        </a:p>
      </dgm:t>
    </dgm:pt>
    <dgm:pt modelId="{03BD3469-A0EB-4539-9C8E-69466DDDAA8D}" type="sibTrans" cxnId="{6E90B19D-40C1-46BB-BD61-543989FC1AB1}">
      <dgm:prSet/>
      <dgm:spPr/>
      <dgm:t>
        <a:bodyPr/>
        <a:lstStyle/>
        <a:p>
          <a:endParaRPr lang="en-IN">
            <a:solidFill>
              <a:schemeClr val="bg2">
                <a:lumMod val="10000"/>
              </a:schemeClr>
            </a:solidFill>
          </a:endParaRPr>
        </a:p>
      </dgm:t>
    </dgm:pt>
    <dgm:pt modelId="{E0A37F5D-DDE4-48ED-BB3D-1DB7608C14EF}">
      <dgm:prSet phldrT="[Text]"/>
      <dgm:spPr/>
      <dgm:t>
        <a:bodyPr/>
        <a:lstStyle/>
        <a:p>
          <a:r>
            <a:rPr lang="en-IN">
              <a:solidFill>
                <a:schemeClr val="bg2">
                  <a:lumMod val="10000"/>
                </a:schemeClr>
              </a:solidFill>
            </a:rPr>
            <a:t>Health Science</a:t>
          </a:r>
        </a:p>
      </dgm:t>
    </dgm:pt>
    <dgm:pt modelId="{9F3A43CE-E418-445E-8B13-C3736BBC4ED6}" type="parTrans" cxnId="{1142DDD3-A72B-468C-8B0E-8131E7C7EBCB}">
      <dgm:prSet/>
      <dgm:spPr/>
      <dgm:t>
        <a:bodyPr/>
        <a:lstStyle/>
        <a:p>
          <a:endParaRPr lang="en-IN">
            <a:solidFill>
              <a:schemeClr val="bg2">
                <a:lumMod val="10000"/>
              </a:schemeClr>
            </a:solidFill>
          </a:endParaRPr>
        </a:p>
      </dgm:t>
    </dgm:pt>
    <dgm:pt modelId="{689B301C-7302-4B78-A244-98DE82658CF1}" type="sibTrans" cxnId="{1142DDD3-A72B-468C-8B0E-8131E7C7EBCB}">
      <dgm:prSet/>
      <dgm:spPr/>
      <dgm:t>
        <a:bodyPr/>
        <a:lstStyle/>
        <a:p>
          <a:endParaRPr lang="en-IN">
            <a:solidFill>
              <a:schemeClr val="bg2">
                <a:lumMod val="10000"/>
              </a:schemeClr>
            </a:solidFill>
          </a:endParaRPr>
        </a:p>
      </dgm:t>
    </dgm:pt>
    <dgm:pt modelId="{3655324D-3384-4805-82E3-7501694829D9}">
      <dgm:prSet phldrT="[Text]"/>
      <dgm:spPr/>
      <dgm:t>
        <a:bodyPr/>
        <a:lstStyle/>
        <a:p>
          <a:r>
            <a:rPr lang="en-IN">
              <a:solidFill>
                <a:schemeClr val="bg2">
                  <a:lumMod val="10000"/>
                </a:schemeClr>
              </a:solidFill>
            </a:rPr>
            <a:t>Financial Services</a:t>
          </a:r>
        </a:p>
      </dgm:t>
    </dgm:pt>
    <dgm:pt modelId="{A351D17B-37FA-4F3C-A08F-97F43FE1F343}" type="parTrans" cxnId="{3C7C18BA-7652-4F01-8664-A12E1CE239AD}">
      <dgm:prSet/>
      <dgm:spPr/>
      <dgm:t>
        <a:bodyPr/>
        <a:lstStyle/>
        <a:p>
          <a:endParaRPr lang="en-IN">
            <a:solidFill>
              <a:schemeClr val="bg2">
                <a:lumMod val="10000"/>
              </a:schemeClr>
            </a:solidFill>
          </a:endParaRPr>
        </a:p>
      </dgm:t>
    </dgm:pt>
    <dgm:pt modelId="{27299FBA-EA88-4268-88C8-700D72F74F62}" type="sibTrans" cxnId="{3C7C18BA-7652-4F01-8664-A12E1CE239AD}">
      <dgm:prSet/>
      <dgm:spPr/>
      <dgm:t>
        <a:bodyPr/>
        <a:lstStyle/>
        <a:p>
          <a:endParaRPr lang="en-IN">
            <a:solidFill>
              <a:schemeClr val="bg2">
                <a:lumMod val="10000"/>
              </a:schemeClr>
            </a:solidFill>
          </a:endParaRPr>
        </a:p>
      </dgm:t>
    </dgm:pt>
    <dgm:pt modelId="{2F535091-98BA-40B6-B947-8A3BC6D8DBAA}">
      <dgm:prSet phldrT="[Text]"/>
      <dgm:spPr/>
      <dgm:t>
        <a:bodyPr/>
        <a:lstStyle/>
        <a:p>
          <a:r>
            <a:rPr lang="en-IN">
              <a:solidFill>
                <a:schemeClr val="bg2">
                  <a:lumMod val="10000"/>
                </a:schemeClr>
              </a:solidFill>
            </a:rPr>
            <a:t>CMT</a:t>
          </a:r>
        </a:p>
      </dgm:t>
    </dgm:pt>
    <dgm:pt modelId="{1943034E-01BA-4899-9751-439E55A0712E}" type="parTrans" cxnId="{630AB9AD-B08F-4142-9763-BCCDDFCC5504}">
      <dgm:prSet/>
      <dgm:spPr/>
      <dgm:t>
        <a:bodyPr/>
        <a:lstStyle/>
        <a:p>
          <a:endParaRPr lang="en-IN">
            <a:solidFill>
              <a:schemeClr val="bg2">
                <a:lumMod val="10000"/>
              </a:schemeClr>
            </a:solidFill>
          </a:endParaRPr>
        </a:p>
      </dgm:t>
    </dgm:pt>
    <dgm:pt modelId="{3B6CD442-FA0D-4919-B4D9-1DBB69D97EDE}" type="sibTrans" cxnId="{630AB9AD-B08F-4142-9763-BCCDDFCC5504}">
      <dgm:prSet/>
      <dgm:spPr/>
      <dgm:t>
        <a:bodyPr/>
        <a:lstStyle/>
        <a:p>
          <a:endParaRPr lang="en-IN">
            <a:solidFill>
              <a:schemeClr val="bg2">
                <a:lumMod val="10000"/>
              </a:schemeClr>
            </a:solidFill>
          </a:endParaRPr>
        </a:p>
      </dgm:t>
    </dgm:pt>
    <dgm:pt modelId="{5B12331B-659B-436E-9931-DBD0B097F28D}">
      <dgm:prSet phldrT="[Text]"/>
      <dgm:spPr/>
      <dgm:t>
        <a:bodyPr/>
        <a:lstStyle/>
        <a:p>
          <a:r>
            <a:rPr lang="en-IN">
              <a:solidFill>
                <a:schemeClr val="bg2">
                  <a:lumMod val="10000"/>
                </a:schemeClr>
              </a:solidFill>
            </a:rPr>
            <a:t>Products and Resources</a:t>
          </a:r>
        </a:p>
      </dgm:t>
    </dgm:pt>
    <dgm:pt modelId="{C33686B8-C6B1-4A30-8596-3E32DD4948A0}" type="parTrans" cxnId="{E8F81CEC-6F72-43F7-B245-A19E80F582A4}">
      <dgm:prSet/>
      <dgm:spPr/>
      <dgm:t>
        <a:bodyPr/>
        <a:lstStyle/>
        <a:p>
          <a:endParaRPr lang="en-IN">
            <a:solidFill>
              <a:schemeClr val="bg2">
                <a:lumMod val="10000"/>
              </a:schemeClr>
            </a:solidFill>
          </a:endParaRPr>
        </a:p>
      </dgm:t>
    </dgm:pt>
    <dgm:pt modelId="{01030659-2D6F-404D-9549-D2EBB45F1404}" type="sibTrans" cxnId="{E8F81CEC-6F72-43F7-B245-A19E80F582A4}">
      <dgm:prSet/>
      <dgm:spPr/>
      <dgm:t>
        <a:bodyPr/>
        <a:lstStyle/>
        <a:p>
          <a:endParaRPr lang="en-IN">
            <a:solidFill>
              <a:schemeClr val="bg2">
                <a:lumMod val="10000"/>
              </a:schemeClr>
            </a:solidFill>
          </a:endParaRPr>
        </a:p>
      </dgm:t>
    </dgm:pt>
    <dgm:pt modelId="{14C3A4E7-BE8E-4FE3-B745-90325B92F45F}" type="pres">
      <dgm:prSet presAssocID="{4DE605A8-57A1-46F0-A224-BFDB7520392A}" presName="composite" presStyleCnt="0">
        <dgm:presLayoutVars>
          <dgm:chMax val="1"/>
          <dgm:dir/>
          <dgm:resizeHandles val="exact"/>
        </dgm:presLayoutVars>
      </dgm:prSet>
      <dgm:spPr/>
    </dgm:pt>
    <dgm:pt modelId="{2806B07A-D88B-466F-92C5-9D5C82BC9262}" type="pres">
      <dgm:prSet presAssocID="{4DE605A8-57A1-46F0-A224-BFDB7520392A}" presName="radial" presStyleCnt="0">
        <dgm:presLayoutVars>
          <dgm:animLvl val="ctr"/>
        </dgm:presLayoutVars>
      </dgm:prSet>
      <dgm:spPr/>
    </dgm:pt>
    <dgm:pt modelId="{5C9DFD18-140C-4D4B-AB2A-CFDE7D0595F0}" type="pres">
      <dgm:prSet presAssocID="{29B6F1E3-E805-46A8-9D61-AF79477139B4}" presName="centerShape" presStyleLbl="vennNode1" presStyleIdx="0" presStyleCnt="5"/>
      <dgm:spPr/>
    </dgm:pt>
    <dgm:pt modelId="{0A9707C9-D47A-4316-8873-5EB64EE151A9}" type="pres">
      <dgm:prSet presAssocID="{E0A37F5D-DDE4-48ED-BB3D-1DB7608C14EF}" presName="node" presStyleLbl="vennNode1" presStyleIdx="1" presStyleCnt="5">
        <dgm:presLayoutVars>
          <dgm:bulletEnabled val="1"/>
        </dgm:presLayoutVars>
      </dgm:prSet>
      <dgm:spPr/>
    </dgm:pt>
    <dgm:pt modelId="{B5418A56-3F84-4B92-A15B-0C95B3C255E2}" type="pres">
      <dgm:prSet presAssocID="{3655324D-3384-4805-82E3-7501694829D9}" presName="node" presStyleLbl="vennNode1" presStyleIdx="2" presStyleCnt="5">
        <dgm:presLayoutVars>
          <dgm:bulletEnabled val="1"/>
        </dgm:presLayoutVars>
      </dgm:prSet>
      <dgm:spPr/>
    </dgm:pt>
    <dgm:pt modelId="{BCA0BDEE-6175-4767-9B71-3951180F4036}" type="pres">
      <dgm:prSet presAssocID="{2F535091-98BA-40B6-B947-8A3BC6D8DBAA}" presName="node" presStyleLbl="vennNode1" presStyleIdx="3" presStyleCnt="5">
        <dgm:presLayoutVars>
          <dgm:bulletEnabled val="1"/>
        </dgm:presLayoutVars>
      </dgm:prSet>
      <dgm:spPr/>
    </dgm:pt>
    <dgm:pt modelId="{610B5E2E-7A63-4FF7-9F6C-0C037F915DC2}" type="pres">
      <dgm:prSet presAssocID="{5B12331B-659B-436E-9931-DBD0B097F28D}" presName="node" presStyleLbl="vennNode1" presStyleIdx="4" presStyleCnt="5">
        <dgm:presLayoutVars>
          <dgm:bulletEnabled val="1"/>
        </dgm:presLayoutVars>
      </dgm:prSet>
      <dgm:spPr/>
    </dgm:pt>
  </dgm:ptLst>
  <dgm:cxnLst>
    <dgm:cxn modelId="{5A570F0D-F00F-44CD-B051-9FC4732DB94D}" type="presOf" srcId="{5B12331B-659B-436E-9931-DBD0B097F28D}" destId="{610B5E2E-7A63-4FF7-9F6C-0C037F915DC2}" srcOrd="0" destOrd="0" presId="urn:microsoft.com/office/officeart/2005/8/layout/radial3"/>
    <dgm:cxn modelId="{867BBA12-F5FE-40D2-8185-16462563BFAE}" type="presOf" srcId="{E0A37F5D-DDE4-48ED-BB3D-1DB7608C14EF}" destId="{0A9707C9-D47A-4316-8873-5EB64EE151A9}" srcOrd="0" destOrd="0" presId="urn:microsoft.com/office/officeart/2005/8/layout/radial3"/>
    <dgm:cxn modelId="{7684E343-E9EB-4756-BCD2-17E61AA27B91}" type="presOf" srcId="{29B6F1E3-E805-46A8-9D61-AF79477139B4}" destId="{5C9DFD18-140C-4D4B-AB2A-CFDE7D0595F0}" srcOrd="0" destOrd="0" presId="urn:microsoft.com/office/officeart/2005/8/layout/radial3"/>
    <dgm:cxn modelId="{71B9FD63-E18B-4AE0-A06E-F5539E468CAF}" type="presOf" srcId="{3655324D-3384-4805-82E3-7501694829D9}" destId="{B5418A56-3F84-4B92-A15B-0C95B3C255E2}" srcOrd="0" destOrd="0" presId="urn:microsoft.com/office/officeart/2005/8/layout/radial3"/>
    <dgm:cxn modelId="{76C0A074-C005-49C8-B438-D9DAFDE10E0A}" type="presOf" srcId="{4DE605A8-57A1-46F0-A224-BFDB7520392A}" destId="{14C3A4E7-BE8E-4FE3-B745-90325B92F45F}" srcOrd="0" destOrd="0" presId="urn:microsoft.com/office/officeart/2005/8/layout/radial3"/>
    <dgm:cxn modelId="{6E90B19D-40C1-46BB-BD61-543989FC1AB1}" srcId="{4DE605A8-57A1-46F0-A224-BFDB7520392A}" destId="{29B6F1E3-E805-46A8-9D61-AF79477139B4}" srcOrd="0" destOrd="0" parTransId="{77116AF2-2F62-4C2E-8B73-C9ABED066921}" sibTransId="{03BD3469-A0EB-4539-9C8E-69466DDDAA8D}"/>
    <dgm:cxn modelId="{630AB9AD-B08F-4142-9763-BCCDDFCC5504}" srcId="{29B6F1E3-E805-46A8-9D61-AF79477139B4}" destId="{2F535091-98BA-40B6-B947-8A3BC6D8DBAA}" srcOrd="2" destOrd="0" parTransId="{1943034E-01BA-4899-9751-439E55A0712E}" sibTransId="{3B6CD442-FA0D-4919-B4D9-1DBB69D97EDE}"/>
    <dgm:cxn modelId="{3C7C18BA-7652-4F01-8664-A12E1CE239AD}" srcId="{29B6F1E3-E805-46A8-9D61-AF79477139B4}" destId="{3655324D-3384-4805-82E3-7501694829D9}" srcOrd="1" destOrd="0" parTransId="{A351D17B-37FA-4F3C-A08F-97F43FE1F343}" sibTransId="{27299FBA-EA88-4268-88C8-700D72F74F62}"/>
    <dgm:cxn modelId="{1142DDD3-A72B-468C-8B0E-8131E7C7EBCB}" srcId="{29B6F1E3-E805-46A8-9D61-AF79477139B4}" destId="{E0A37F5D-DDE4-48ED-BB3D-1DB7608C14EF}" srcOrd="0" destOrd="0" parTransId="{9F3A43CE-E418-445E-8B13-C3736BBC4ED6}" sibTransId="{689B301C-7302-4B78-A244-98DE82658CF1}"/>
    <dgm:cxn modelId="{AA7D95E2-B8AA-45F7-B068-E4EAD3658487}" type="presOf" srcId="{2F535091-98BA-40B6-B947-8A3BC6D8DBAA}" destId="{BCA0BDEE-6175-4767-9B71-3951180F4036}" srcOrd="0" destOrd="0" presId="urn:microsoft.com/office/officeart/2005/8/layout/radial3"/>
    <dgm:cxn modelId="{E8F81CEC-6F72-43F7-B245-A19E80F582A4}" srcId="{29B6F1E3-E805-46A8-9D61-AF79477139B4}" destId="{5B12331B-659B-436E-9931-DBD0B097F28D}" srcOrd="3" destOrd="0" parTransId="{C33686B8-C6B1-4A30-8596-3E32DD4948A0}" sibTransId="{01030659-2D6F-404D-9549-D2EBB45F1404}"/>
    <dgm:cxn modelId="{5AECE745-4FFA-40C6-B337-37BAFD0D0425}" type="presParOf" srcId="{14C3A4E7-BE8E-4FE3-B745-90325B92F45F}" destId="{2806B07A-D88B-466F-92C5-9D5C82BC9262}" srcOrd="0" destOrd="0" presId="urn:microsoft.com/office/officeart/2005/8/layout/radial3"/>
    <dgm:cxn modelId="{8B1FFFA5-3F53-4F6A-BCFB-35FA7416EB73}" type="presParOf" srcId="{2806B07A-D88B-466F-92C5-9D5C82BC9262}" destId="{5C9DFD18-140C-4D4B-AB2A-CFDE7D0595F0}" srcOrd="0" destOrd="0" presId="urn:microsoft.com/office/officeart/2005/8/layout/radial3"/>
    <dgm:cxn modelId="{DB935375-C167-45B1-8996-09AD99D2647C}" type="presParOf" srcId="{2806B07A-D88B-466F-92C5-9D5C82BC9262}" destId="{0A9707C9-D47A-4316-8873-5EB64EE151A9}" srcOrd="1" destOrd="0" presId="urn:microsoft.com/office/officeart/2005/8/layout/radial3"/>
    <dgm:cxn modelId="{BC5F4385-06E9-49C3-88F8-C6820FAF9339}" type="presParOf" srcId="{2806B07A-D88B-466F-92C5-9D5C82BC9262}" destId="{B5418A56-3F84-4B92-A15B-0C95B3C255E2}" srcOrd="2" destOrd="0" presId="urn:microsoft.com/office/officeart/2005/8/layout/radial3"/>
    <dgm:cxn modelId="{50799B62-3B98-4D61-BDD8-44B0B4C84176}" type="presParOf" srcId="{2806B07A-D88B-466F-92C5-9D5C82BC9262}" destId="{BCA0BDEE-6175-4767-9B71-3951180F4036}" srcOrd="3" destOrd="0" presId="urn:microsoft.com/office/officeart/2005/8/layout/radial3"/>
    <dgm:cxn modelId="{2B400690-2E78-4781-B09B-D7F2C60E0DFC}" type="presParOf" srcId="{2806B07A-D88B-466F-92C5-9D5C82BC9262}" destId="{610B5E2E-7A63-4FF7-9F6C-0C037F915DC2}" srcOrd="4" destOrd="0" presId="urn:microsoft.com/office/officeart/2005/8/layout/radial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E76C6-E83F-471E-8E42-8221C5075848}"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IN"/>
        </a:p>
      </dgm:t>
    </dgm:pt>
    <dgm:pt modelId="{95053385-88C4-4E02-877D-3E85059C0251}">
      <dgm:prSet phldrT="[Text]"/>
      <dgm:spPr/>
      <dgm:t>
        <a:bodyPr/>
        <a:lstStyle/>
        <a:p>
          <a:r>
            <a:rPr lang="en-IN"/>
            <a:t>Digital Transformation</a:t>
          </a:r>
        </a:p>
      </dgm:t>
    </dgm:pt>
    <dgm:pt modelId="{FA0B302F-4B61-47A1-AFA2-9E45F65E0F36}" type="parTrans" cxnId="{1A169C0B-42C2-4930-8E30-A5D9CE38EF68}">
      <dgm:prSet/>
      <dgm:spPr/>
      <dgm:t>
        <a:bodyPr/>
        <a:lstStyle/>
        <a:p>
          <a:endParaRPr lang="en-IN"/>
        </a:p>
      </dgm:t>
    </dgm:pt>
    <dgm:pt modelId="{24038AC7-4CF9-426C-83DB-7AD6BCDFA239}" type="sibTrans" cxnId="{1A169C0B-42C2-4930-8E30-A5D9CE38EF68}">
      <dgm:prSet/>
      <dgm:spPr/>
      <dgm:t>
        <a:bodyPr/>
        <a:lstStyle/>
        <a:p>
          <a:endParaRPr lang="en-IN"/>
        </a:p>
      </dgm:t>
    </dgm:pt>
    <dgm:pt modelId="{D554262E-94EE-4BDF-B876-DC6015A77650}">
      <dgm:prSet phldrT="[Text]"/>
      <dgm:spPr/>
      <dgm:t>
        <a:bodyPr/>
        <a:lstStyle/>
        <a:p>
          <a:r>
            <a:rPr lang="en-IN"/>
            <a:t>Mobile Technologies</a:t>
          </a:r>
        </a:p>
      </dgm:t>
    </dgm:pt>
    <dgm:pt modelId="{8672CD47-8CD8-4465-B34E-00EDF476B084}" type="parTrans" cxnId="{747AFAFB-2B68-487F-91FC-0F85C9098D0F}">
      <dgm:prSet/>
      <dgm:spPr/>
      <dgm:t>
        <a:bodyPr/>
        <a:lstStyle/>
        <a:p>
          <a:endParaRPr lang="en-IN"/>
        </a:p>
      </dgm:t>
    </dgm:pt>
    <dgm:pt modelId="{147A7A33-D6B9-44A0-BFB1-C2692BFB29FE}" type="sibTrans" cxnId="{747AFAFB-2B68-487F-91FC-0F85C9098D0F}">
      <dgm:prSet/>
      <dgm:spPr/>
      <dgm:t>
        <a:bodyPr/>
        <a:lstStyle/>
        <a:p>
          <a:endParaRPr lang="en-IN"/>
        </a:p>
      </dgm:t>
    </dgm:pt>
    <dgm:pt modelId="{5D50DAB1-084C-43B0-95CD-B82162C892DD}">
      <dgm:prSet phldrT="[Text]"/>
      <dgm:spPr/>
      <dgm:t>
        <a:bodyPr/>
        <a:lstStyle/>
        <a:p>
          <a:r>
            <a:rPr lang="en-IN"/>
            <a:t>Cloud Computing</a:t>
          </a:r>
        </a:p>
      </dgm:t>
    </dgm:pt>
    <dgm:pt modelId="{93E8835C-9F17-4DE8-A776-32A84CBCBBE5}" type="parTrans" cxnId="{5ECA6C57-1415-4FC1-82F3-E1894369C52C}">
      <dgm:prSet/>
      <dgm:spPr/>
      <dgm:t>
        <a:bodyPr/>
        <a:lstStyle/>
        <a:p>
          <a:endParaRPr lang="en-IN"/>
        </a:p>
      </dgm:t>
    </dgm:pt>
    <dgm:pt modelId="{A8AA35A4-74BF-45B2-BE93-FD6903FC6EC1}" type="sibTrans" cxnId="{5ECA6C57-1415-4FC1-82F3-E1894369C52C}">
      <dgm:prSet/>
      <dgm:spPr/>
      <dgm:t>
        <a:bodyPr/>
        <a:lstStyle/>
        <a:p>
          <a:endParaRPr lang="en-IN"/>
        </a:p>
      </dgm:t>
    </dgm:pt>
    <dgm:pt modelId="{2F6DD233-2436-4380-BA78-0841BF9B8557}">
      <dgm:prSet phldrT="[Text]"/>
      <dgm:spPr/>
      <dgm:t>
        <a:bodyPr/>
        <a:lstStyle/>
        <a:p>
          <a:r>
            <a:rPr lang="en-IN"/>
            <a:t>AI and ML</a:t>
          </a:r>
        </a:p>
      </dgm:t>
    </dgm:pt>
    <dgm:pt modelId="{8947C134-6114-4E7F-B5BE-5329B133F11F}" type="parTrans" cxnId="{13A67055-F961-4D07-8D8D-0469D1193E94}">
      <dgm:prSet/>
      <dgm:spPr/>
      <dgm:t>
        <a:bodyPr/>
        <a:lstStyle/>
        <a:p>
          <a:endParaRPr lang="en-IN"/>
        </a:p>
      </dgm:t>
    </dgm:pt>
    <dgm:pt modelId="{D898C8B2-0AEF-4818-96B1-B1CA581F5BDD}" type="sibTrans" cxnId="{13A67055-F961-4D07-8D8D-0469D1193E94}">
      <dgm:prSet/>
      <dgm:spPr/>
      <dgm:t>
        <a:bodyPr/>
        <a:lstStyle/>
        <a:p>
          <a:endParaRPr lang="en-IN"/>
        </a:p>
      </dgm:t>
    </dgm:pt>
    <dgm:pt modelId="{05874DB7-3CEB-4495-8021-714400DA765B}">
      <dgm:prSet phldrT="[Text]"/>
      <dgm:spPr/>
      <dgm:t>
        <a:bodyPr/>
        <a:lstStyle/>
        <a:p>
          <a:r>
            <a:rPr lang="en-IN"/>
            <a:t>Cybersecurity</a:t>
          </a:r>
        </a:p>
      </dgm:t>
    </dgm:pt>
    <dgm:pt modelId="{EE91E5A8-8237-4037-BFC0-184561571C36}" type="parTrans" cxnId="{7624C49D-9AE7-4F70-8090-1AF3D1D622CD}">
      <dgm:prSet/>
      <dgm:spPr/>
      <dgm:t>
        <a:bodyPr/>
        <a:lstStyle/>
        <a:p>
          <a:endParaRPr lang="en-IN"/>
        </a:p>
      </dgm:t>
    </dgm:pt>
    <dgm:pt modelId="{FD5129A0-D32F-4AC4-95D7-CAB6C407155A}" type="sibTrans" cxnId="{7624C49D-9AE7-4F70-8090-1AF3D1D622CD}">
      <dgm:prSet/>
      <dgm:spPr/>
      <dgm:t>
        <a:bodyPr/>
        <a:lstStyle/>
        <a:p>
          <a:endParaRPr lang="en-IN"/>
        </a:p>
      </dgm:t>
    </dgm:pt>
    <dgm:pt modelId="{741B91FC-3412-4B6C-A7AD-A373A8C62528}">
      <dgm:prSet phldrT="[Text]"/>
      <dgm:spPr/>
      <dgm:t>
        <a:bodyPr/>
        <a:lstStyle/>
        <a:p>
          <a:r>
            <a:rPr lang="en-IN"/>
            <a:t>Data Analytics</a:t>
          </a:r>
        </a:p>
      </dgm:t>
    </dgm:pt>
    <dgm:pt modelId="{2FFBF96B-C471-4A97-B8C3-5E16AF3000ED}" type="parTrans" cxnId="{1878A6EA-470E-4F29-9B87-0D902E2A4301}">
      <dgm:prSet/>
      <dgm:spPr/>
      <dgm:t>
        <a:bodyPr/>
        <a:lstStyle/>
        <a:p>
          <a:endParaRPr lang="en-IN"/>
        </a:p>
      </dgm:t>
    </dgm:pt>
    <dgm:pt modelId="{0ED02EA5-31F2-418B-AE99-0E73BBBAF763}" type="sibTrans" cxnId="{1878A6EA-470E-4F29-9B87-0D902E2A4301}">
      <dgm:prSet/>
      <dgm:spPr/>
      <dgm:t>
        <a:bodyPr/>
        <a:lstStyle/>
        <a:p>
          <a:endParaRPr lang="en-IN"/>
        </a:p>
      </dgm:t>
    </dgm:pt>
    <dgm:pt modelId="{B1858DD4-22E0-4842-821A-20120C9B6126}" type="pres">
      <dgm:prSet presAssocID="{F6EE76C6-E83F-471E-8E42-8221C5075848}" presName="Name0" presStyleCnt="0">
        <dgm:presLayoutVars>
          <dgm:dir/>
          <dgm:resizeHandles val="exact"/>
        </dgm:presLayoutVars>
      </dgm:prSet>
      <dgm:spPr/>
    </dgm:pt>
    <dgm:pt modelId="{4EFBCD18-2583-4C39-8E0F-C65F0EBEFC62}" type="pres">
      <dgm:prSet presAssocID="{F6EE76C6-E83F-471E-8E42-8221C5075848}" presName="cycle" presStyleCnt="0"/>
      <dgm:spPr/>
    </dgm:pt>
    <dgm:pt modelId="{F4BE9848-E69B-460B-9310-1D0C58FA2DE1}" type="pres">
      <dgm:prSet presAssocID="{95053385-88C4-4E02-877D-3E85059C0251}" presName="nodeFirstNode" presStyleLbl="node1" presStyleIdx="0" presStyleCnt="6" custRadScaleRad="98646" custRadScaleInc="1540">
        <dgm:presLayoutVars>
          <dgm:bulletEnabled val="1"/>
        </dgm:presLayoutVars>
      </dgm:prSet>
      <dgm:spPr/>
    </dgm:pt>
    <dgm:pt modelId="{BD7EE52E-722A-4EA9-8D92-72501780C492}" type="pres">
      <dgm:prSet presAssocID="{24038AC7-4CF9-426C-83DB-7AD6BCDFA239}" presName="sibTransFirstNode" presStyleLbl="bgShp" presStyleIdx="0" presStyleCnt="1"/>
      <dgm:spPr/>
    </dgm:pt>
    <dgm:pt modelId="{27BA934D-E217-407A-BC3C-04AE2322D462}" type="pres">
      <dgm:prSet presAssocID="{5D50DAB1-084C-43B0-95CD-B82162C892DD}" presName="nodeFollowingNodes" presStyleLbl="node1" presStyleIdx="1" presStyleCnt="6">
        <dgm:presLayoutVars>
          <dgm:bulletEnabled val="1"/>
        </dgm:presLayoutVars>
      </dgm:prSet>
      <dgm:spPr/>
    </dgm:pt>
    <dgm:pt modelId="{794D962D-A689-4698-92A6-941F5AE4226E}" type="pres">
      <dgm:prSet presAssocID="{2F6DD233-2436-4380-BA78-0841BF9B8557}" presName="nodeFollowingNodes" presStyleLbl="node1" presStyleIdx="2" presStyleCnt="6">
        <dgm:presLayoutVars>
          <dgm:bulletEnabled val="1"/>
        </dgm:presLayoutVars>
      </dgm:prSet>
      <dgm:spPr/>
    </dgm:pt>
    <dgm:pt modelId="{FC11A81A-38CB-476D-A97A-EA3F7BF70CA3}" type="pres">
      <dgm:prSet presAssocID="{05874DB7-3CEB-4495-8021-714400DA765B}" presName="nodeFollowingNodes" presStyleLbl="node1" presStyleIdx="3" presStyleCnt="6">
        <dgm:presLayoutVars>
          <dgm:bulletEnabled val="1"/>
        </dgm:presLayoutVars>
      </dgm:prSet>
      <dgm:spPr/>
    </dgm:pt>
    <dgm:pt modelId="{599D9F0C-4D9C-463B-A550-6E3AFCCFA9D3}" type="pres">
      <dgm:prSet presAssocID="{741B91FC-3412-4B6C-A7AD-A373A8C62528}" presName="nodeFollowingNodes" presStyleLbl="node1" presStyleIdx="4" presStyleCnt="6">
        <dgm:presLayoutVars>
          <dgm:bulletEnabled val="1"/>
        </dgm:presLayoutVars>
      </dgm:prSet>
      <dgm:spPr/>
    </dgm:pt>
    <dgm:pt modelId="{56ECD60C-31DC-445A-9C58-C054FD5E2D5D}" type="pres">
      <dgm:prSet presAssocID="{D554262E-94EE-4BDF-B876-DC6015A77650}" presName="nodeFollowingNodes" presStyleLbl="node1" presStyleIdx="5" presStyleCnt="6">
        <dgm:presLayoutVars>
          <dgm:bulletEnabled val="1"/>
        </dgm:presLayoutVars>
      </dgm:prSet>
      <dgm:spPr/>
    </dgm:pt>
  </dgm:ptLst>
  <dgm:cxnLst>
    <dgm:cxn modelId="{BE937A0A-7628-490D-83E5-9F41A270514A}" type="presOf" srcId="{05874DB7-3CEB-4495-8021-714400DA765B}" destId="{FC11A81A-38CB-476D-A97A-EA3F7BF70CA3}" srcOrd="0" destOrd="0" presId="urn:microsoft.com/office/officeart/2005/8/layout/cycle3"/>
    <dgm:cxn modelId="{1A169C0B-42C2-4930-8E30-A5D9CE38EF68}" srcId="{F6EE76C6-E83F-471E-8E42-8221C5075848}" destId="{95053385-88C4-4E02-877D-3E85059C0251}" srcOrd="0" destOrd="0" parTransId="{FA0B302F-4B61-47A1-AFA2-9E45F65E0F36}" sibTransId="{24038AC7-4CF9-426C-83DB-7AD6BCDFA239}"/>
    <dgm:cxn modelId="{72F2055C-FB05-43B7-A5C0-9A4BC182704C}" type="presOf" srcId="{2F6DD233-2436-4380-BA78-0841BF9B8557}" destId="{794D962D-A689-4698-92A6-941F5AE4226E}" srcOrd="0" destOrd="0" presId="urn:microsoft.com/office/officeart/2005/8/layout/cycle3"/>
    <dgm:cxn modelId="{EA49B36D-529D-44E5-9DF4-F76FF0176854}" type="presOf" srcId="{D554262E-94EE-4BDF-B876-DC6015A77650}" destId="{56ECD60C-31DC-445A-9C58-C054FD5E2D5D}" srcOrd="0" destOrd="0" presId="urn:microsoft.com/office/officeart/2005/8/layout/cycle3"/>
    <dgm:cxn modelId="{13A67055-F961-4D07-8D8D-0469D1193E94}" srcId="{F6EE76C6-E83F-471E-8E42-8221C5075848}" destId="{2F6DD233-2436-4380-BA78-0841BF9B8557}" srcOrd="2" destOrd="0" parTransId="{8947C134-6114-4E7F-B5BE-5329B133F11F}" sibTransId="{D898C8B2-0AEF-4818-96B1-B1CA581F5BDD}"/>
    <dgm:cxn modelId="{5ECA6C57-1415-4FC1-82F3-E1894369C52C}" srcId="{F6EE76C6-E83F-471E-8E42-8221C5075848}" destId="{5D50DAB1-084C-43B0-95CD-B82162C892DD}" srcOrd="1" destOrd="0" parTransId="{93E8835C-9F17-4DE8-A776-32A84CBCBBE5}" sibTransId="{A8AA35A4-74BF-45B2-BE93-FD6903FC6EC1}"/>
    <dgm:cxn modelId="{7624C49D-9AE7-4F70-8090-1AF3D1D622CD}" srcId="{F6EE76C6-E83F-471E-8E42-8221C5075848}" destId="{05874DB7-3CEB-4495-8021-714400DA765B}" srcOrd="3" destOrd="0" parTransId="{EE91E5A8-8237-4037-BFC0-184561571C36}" sibTransId="{FD5129A0-D32F-4AC4-95D7-CAB6C407155A}"/>
    <dgm:cxn modelId="{BB4CE79E-74FF-4924-89B5-4829BED73279}" type="presOf" srcId="{F6EE76C6-E83F-471E-8E42-8221C5075848}" destId="{B1858DD4-22E0-4842-821A-20120C9B6126}" srcOrd="0" destOrd="0" presId="urn:microsoft.com/office/officeart/2005/8/layout/cycle3"/>
    <dgm:cxn modelId="{023996B2-AA18-4964-B013-AE55E16DCC9A}" type="presOf" srcId="{95053385-88C4-4E02-877D-3E85059C0251}" destId="{F4BE9848-E69B-460B-9310-1D0C58FA2DE1}" srcOrd="0" destOrd="0" presId="urn:microsoft.com/office/officeart/2005/8/layout/cycle3"/>
    <dgm:cxn modelId="{D9AE7BB3-8EDE-4947-B26F-152A34AE5B78}" type="presOf" srcId="{741B91FC-3412-4B6C-A7AD-A373A8C62528}" destId="{599D9F0C-4D9C-463B-A550-6E3AFCCFA9D3}" srcOrd="0" destOrd="0" presId="urn:microsoft.com/office/officeart/2005/8/layout/cycle3"/>
    <dgm:cxn modelId="{406C58C9-D14D-48FD-8B15-D6266AA731E4}" type="presOf" srcId="{5D50DAB1-084C-43B0-95CD-B82162C892DD}" destId="{27BA934D-E217-407A-BC3C-04AE2322D462}" srcOrd="0" destOrd="0" presId="urn:microsoft.com/office/officeart/2005/8/layout/cycle3"/>
    <dgm:cxn modelId="{1878A6EA-470E-4F29-9B87-0D902E2A4301}" srcId="{F6EE76C6-E83F-471E-8E42-8221C5075848}" destId="{741B91FC-3412-4B6C-A7AD-A373A8C62528}" srcOrd="4" destOrd="0" parTransId="{2FFBF96B-C471-4A97-B8C3-5E16AF3000ED}" sibTransId="{0ED02EA5-31F2-418B-AE99-0E73BBBAF763}"/>
    <dgm:cxn modelId="{FE6EE5F6-EF01-473A-ADE2-37F1474169F0}" type="presOf" srcId="{24038AC7-4CF9-426C-83DB-7AD6BCDFA239}" destId="{BD7EE52E-722A-4EA9-8D92-72501780C492}" srcOrd="0" destOrd="0" presId="urn:microsoft.com/office/officeart/2005/8/layout/cycle3"/>
    <dgm:cxn modelId="{747AFAFB-2B68-487F-91FC-0F85C9098D0F}" srcId="{F6EE76C6-E83F-471E-8E42-8221C5075848}" destId="{D554262E-94EE-4BDF-B876-DC6015A77650}" srcOrd="5" destOrd="0" parTransId="{8672CD47-8CD8-4465-B34E-00EDF476B084}" sibTransId="{147A7A33-D6B9-44A0-BFB1-C2692BFB29FE}"/>
    <dgm:cxn modelId="{4448C132-44FC-4584-B770-5681A154C755}" type="presParOf" srcId="{B1858DD4-22E0-4842-821A-20120C9B6126}" destId="{4EFBCD18-2583-4C39-8E0F-C65F0EBEFC62}" srcOrd="0" destOrd="0" presId="urn:microsoft.com/office/officeart/2005/8/layout/cycle3"/>
    <dgm:cxn modelId="{18DDEFCF-8736-4CFC-8A05-C3AC04B7D542}" type="presParOf" srcId="{4EFBCD18-2583-4C39-8E0F-C65F0EBEFC62}" destId="{F4BE9848-E69B-460B-9310-1D0C58FA2DE1}" srcOrd="0" destOrd="0" presId="urn:microsoft.com/office/officeart/2005/8/layout/cycle3"/>
    <dgm:cxn modelId="{B95E9C45-1465-4C0F-8707-80A6DDD6AD1C}" type="presParOf" srcId="{4EFBCD18-2583-4C39-8E0F-C65F0EBEFC62}" destId="{BD7EE52E-722A-4EA9-8D92-72501780C492}" srcOrd="1" destOrd="0" presId="urn:microsoft.com/office/officeart/2005/8/layout/cycle3"/>
    <dgm:cxn modelId="{C0A2FE62-565A-45DA-8952-F6D1702E3C26}" type="presParOf" srcId="{4EFBCD18-2583-4C39-8E0F-C65F0EBEFC62}" destId="{27BA934D-E217-407A-BC3C-04AE2322D462}" srcOrd="2" destOrd="0" presId="urn:microsoft.com/office/officeart/2005/8/layout/cycle3"/>
    <dgm:cxn modelId="{E136486A-43C4-40F2-8773-AD806E13CD2A}" type="presParOf" srcId="{4EFBCD18-2583-4C39-8E0F-C65F0EBEFC62}" destId="{794D962D-A689-4698-92A6-941F5AE4226E}" srcOrd="3" destOrd="0" presId="urn:microsoft.com/office/officeart/2005/8/layout/cycle3"/>
    <dgm:cxn modelId="{16272EC8-0CE6-4EF3-99D8-C55FB58AF847}" type="presParOf" srcId="{4EFBCD18-2583-4C39-8E0F-C65F0EBEFC62}" destId="{FC11A81A-38CB-476D-A97A-EA3F7BF70CA3}" srcOrd="4" destOrd="0" presId="urn:microsoft.com/office/officeart/2005/8/layout/cycle3"/>
    <dgm:cxn modelId="{5089FDE3-75C6-42A1-876B-E9FB7D932414}" type="presParOf" srcId="{4EFBCD18-2583-4C39-8E0F-C65F0EBEFC62}" destId="{599D9F0C-4D9C-463B-A550-6E3AFCCFA9D3}" srcOrd="5" destOrd="0" presId="urn:microsoft.com/office/officeart/2005/8/layout/cycle3"/>
    <dgm:cxn modelId="{649C5289-EF4A-4EE2-B497-8E1D3B359894}" type="presParOf" srcId="{4EFBCD18-2583-4C39-8E0F-C65F0EBEFC62}" destId="{56ECD60C-31DC-445A-9C58-C054FD5E2D5D}" srcOrd="6" destOrd="0" presId="urn:microsoft.com/office/officeart/2005/8/layout/cycle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14D8D1D-5EFA-4BFB-8376-65938603648E}"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n-IN"/>
        </a:p>
      </dgm:t>
    </dgm:pt>
    <dgm:pt modelId="{00882386-08E9-420F-8343-A3E42E7AB530}">
      <dgm:prSet phldrT="[Text]"/>
      <dgm:spPr/>
      <dgm:t>
        <a:bodyPr/>
        <a:lstStyle/>
        <a:p>
          <a:r>
            <a:rPr lang="en-IN"/>
            <a:t>Strength-Strong Client Base, BFSI and Healthcare focus</a:t>
          </a:r>
        </a:p>
      </dgm:t>
    </dgm:pt>
    <dgm:pt modelId="{0F754715-5BAB-44EF-B9FE-9AFDE95D4A6A}" type="parTrans" cxnId="{7A04C091-67C8-4C1B-8B0D-8B091FF858E1}">
      <dgm:prSet/>
      <dgm:spPr/>
      <dgm:t>
        <a:bodyPr/>
        <a:lstStyle/>
        <a:p>
          <a:endParaRPr lang="en-IN"/>
        </a:p>
      </dgm:t>
    </dgm:pt>
    <dgm:pt modelId="{7A692111-818F-4E3C-AF15-B4B94B9ED6B1}" type="sibTrans" cxnId="{7A04C091-67C8-4C1B-8B0D-8B091FF858E1}">
      <dgm:prSet/>
      <dgm:spPr/>
      <dgm:t>
        <a:bodyPr/>
        <a:lstStyle/>
        <a:p>
          <a:endParaRPr lang="en-IN"/>
        </a:p>
      </dgm:t>
    </dgm:pt>
    <dgm:pt modelId="{5FE24EFB-2621-4CAB-99D8-826A95E0AAF5}">
      <dgm:prSet phldrT="[Text]"/>
      <dgm:spPr/>
      <dgm:t>
        <a:bodyPr/>
        <a:lstStyle/>
        <a:p>
          <a:r>
            <a:rPr lang="en-IN"/>
            <a:t>Weakness-North America Dependency</a:t>
          </a:r>
        </a:p>
      </dgm:t>
    </dgm:pt>
    <dgm:pt modelId="{D4AEA584-1CC2-4883-8030-558C8040C63C}" type="parTrans" cxnId="{3209CE8C-C502-40D1-B861-6136391377ED}">
      <dgm:prSet/>
      <dgm:spPr/>
      <dgm:t>
        <a:bodyPr/>
        <a:lstStyle/>
        <a:p>
          <a:endParaRPr lang="en-IN"/>
        </a:p>
      </dgm:t>
    </dgm:pt>
    <dgm:pt modelId="{AB296198-B3F1-41A9-A8D7-64AC06287EA9}" type="sibTrans" cxnId="{3209CE8C-C502-40D1-B861-6136391377ED}">
      <dgm:prSet/>
      <dgm:spPr/>
      <dgm:t>
        <a:bodyPr/>
        <a:lstStyle/>
        <a:p>
          <a:endParaRPr lang="en-IN"/>
        </a:p>
      </dgm:t>
    </dgm:pt>
    <dgm:pt modelId="{623DF64E-938B-49C7-9F82-E2878DD58224}">
      <dgm:prSet phldrT="[Text]"/>
      <dgm:spPr/>
      <dgm:t>
        <a:bodyPr/>
        <a:lstStyle/>
        <a:p>
          <a:r>
            <a:rPr lang="en-IN"/>
            <a:t>Opportunities- Generative AI and Cloud Computing</a:t>
          </a:r>
        </a:p>
      </dgm:t>
    </dgm:pt>
    <dgm:pt modelId="{4B643342-A70B-4E0C-8BC7-51816F220398}" type="parTrans" cxnId="{AF1B743F-9D01-484B-9D4A-1B9A5F6905A9}">
      <dgm:prSet/>
      <dgm:spPr/>
      <dgm:t>
        <a:bodyPr/>
        <a:lstStyle/>
        <a:p>
          <a:endParaRPr lang="en-IN"/>
        </a:p>
      </dgm:t>
    </dgm:pt>
    <dgm:pt modelId="{68FB40E4-272E-4FCF-8C5F-DA3D1E5B295E}" type="sibTrans" cxnId="{AF1B743F-9D01-484B-9D4A-1B9A5F6905A9}">
      <dgm:prSet/>
      <dgm:spPr/>
      <dgm:t>
        <a:bodyPr/>
        <a:lstStyle/>
        <a:p>
          <a:endParaRPr lang="en-IN"/>
        </a:p>
      </dgm:t>
    </dgm:pt>
    <dgm:pt modelId="{30D0E1F9-A318-41F4-AC89-E54A14001240}">
      <dgm:prSet phldrT="[Text]"/>
      <dgm:spPr/>
      <dgm:t>
        <a:bodyPr/>
        <a:lstStyle/>
        <a:p>
          <a:r>
            <a:rPr lang="en-IN"/>
            <a:t>Threat- Competition from Infosys</a:t>
          </a:r>
        </a:p>
      </dgm:t>
    </dgm:pt>
    <dgm:pt modelId="{FEA35C37-3BC6-4916-B540-5DBB364FBADC}" type="parTrans" cxnId="{83169E9F-B6F0-4B54-8560-7915EAA99A52}">
      <dgm:prSet/>
      <dgm:spPr/>
      <dgm:t>
        <a:bodyPr/>
        <a:lstStyle/>
        <a:p>
          <a:endParaRPr lang="en-IN"/>
        </a:p>
      </dgm:t>
    </dgm:pt>
    <dgm:pt modelId="{21A43322-2F5A-4FCA-BC4F-026D056184B8}" type="sibTrans" cxnId="{83169E9F-B6F0-4B54-8560-7915EAA99A52}">
      <dgm:prSet/>
      <dgm:spPr/>
      <dgm:t>
        <a:bodyPr/>
        <a:lstStyle/>
        <a:p>
          <a:endParaRPr lang="en-IN"/>
        </a:p>
      </dgm:t>
    </dgm:pt>
    <dgm:pt modelId="{C2210677-6CAB-442F-A594-96E15CD32876}" type="pres">
      <dgm:prSet presAssocID="{414D8D1D-5EFA-4BFB-8376-65938603648E}" presName="matrix" presStyleCnt="0">
        <dgm:presLayoutVars>
          <dgm:chMax val="1"/>
          <dgm:dir/>
          <dgm:resizeHandles val="exact"/>
        </dgm:presLayoutVars>
      </dgm:prSet>
      <dgm:spPr/>
    </dgm:pt>
    <dgm:pt modelId="{5FFBBE10-2EB0-4645-BAAD-A9CA88CB61CB}" type="pres">
      <dgm:prSet presAssocID="{414D8D1D-5EFA-4BFB-8376-65938603648E}" presName="diamond" presStyleLbl="bgShp" presStyleIdx="0" presStyleCnt="1"/>
      <dgm:spPr/>
    </dgm:pt>
    <dgm:pt modelId="{0C1A1449-EFCB-40A5-BFF5-3C53B630F090}" type="pres">
      <dgm:prSet presAssocID="{414D8D1D-5EFA-4BFB-8376-65938603648E}" presName="quad1" presStyleLbl="node1" presStyleIdx="0" presStyleCnt="4">
        <dgm:presLayoutVars>
          <dgm:chMax val="0"/>
          <dgm:chPref val="0"/>
          <dgm:bulletEnabled val="1"/>
        </dgm:presLayoutVars>
      </dgm:prSet>
      <dgm:spPr/>
    </dgm:pt>
    <dgm:pt modelId="{4413FF3E-2BA6-427D-80B2-0F2E81BA4417}" type="pres">
      <dgm:prSet presAssocID="{414D8D1D-5EFA-4BFB-8376-65938603648E}" presName="quad2" presStyleLbl="node1" presStyleIdx="1" presStyleCnt="4">
        <dgm:presLayoutVars>
          <dgm:chMax val="0"/>
          <dgm:chPref val="0"/>
          <dgm:bulletEnabled val="1"/>
        </dgm:presLayoutVars>
      </dgm:prSet>
      <dgm:spPr/>
    </dgm:pt>
    <dgm:pt modelId="{95AB25D2-642F-42E7-8CA8-75AA0DCC648D}" type="pres">
      <dgm:prSet presAssocID="{414D8D1D-5EFA-4BFB-8376-65938603648E}" presName="quad3" presStyleLbl="node1" presStyleIdx="2" presStyleCnt="4">
        <dgm:presLayoutVars>
          <dgm:chMax val="0"/>
          <dgm:chPref val="0"/>
          <dgm:bulletEnabled val="1"/>
        </dgm:presLayoutVars>
      </dgm:prSet>
      <dgm:spPr/>
    </dgm:pt>
    <dgm:pt modelId="{4DDACA15-08B5-4C21-A507-12D916A9836B}" type="pres">
      <dgm:prSet presAssocID="{414D8D1D-5EFA-4BFB-8376-65938603648E}" presName="quad4" presStyleLbl="node1" presStyleIdx="3" presStyleCnt="4">
        <dgm:presLayoutVars>
          <dgm:chMax val="0"/>
          <dgm:chPref val="0"/>
          <dgm:bulletEnabled val="1"/>
        </dgm:presLayoutVars>
      </dgm:prSet>
      <dgm:spPr/>
    </dgm:pt>
  </dgm:ptLst>
  <dgm:cxnLst>
    <dgm:cxn modelId="{AF1B743F-9D01-484B-9D4A-1B9A5F6905A9}" srcId="{414D8D1D-5EFA-4BFB-8376-65938603648E}" destId="{623DF64E-938B-49C7-9F82-E2878DD58224}" srcOrd="2" destOrd="0" parTransId="{4B643342-A70B-4E0C-8BC7-51816F220398}" sibTransId="{68FB40E4-272E-4FCF-8C5F-DA3D1E5B295E}"/>
    <dgm:cxn modelId="{3A767C49-0C9A-495C-897C-481B242358E2}" type="presOf" srcId="{414D8D1D-5EFA-4BFB-8376-65938603648E}" destId="{C2210677-6CAB-442F-A594-96E15CD32876}" srcOrd="0" destOrd="0" presId="urn:microsoft.com/office/officeart/2005/8/layout/matrix3"/>
    <dgm:cxn modelId="{5C295F6C-AF8B-40FD-9C07-6C285E3EF4BD}" type="presOf" srcId="{30D0E1F9-A318-41F4-AC89-E54A14001240}" destId="{4DDACA15-08B5-4C21-A507-12D916A9836B}" srcOrd="0" destOrd="0" presId="urn:microsoft.com/office/officeart/2005/8/layout/matrix3"/>
    <dgm:cxn modelId="{3209CE8C-C502-40D1-B861-6136391377ED}" srcId="{414D8D1D-5EFA-4BFB-8376-65938603648E}" destId="{5FE24EFB-2621-4CAB-99D8-826A95E0AAF5}" srcOrd="1" destOrd="0" parTransId="{D4AEA584-1CC2-4883-8030-558C8040C63C}" sibTransId="{AB296198-B3F1-41A9-A8D7-64AC06287EA9}"/>
    <dgm:cxn modelId="{7A04C091-67C8-4C1B-8B0D-8B091FF858E1}" srcId="{414D8D1D-5EFA-4BFB-8376-65938603648E}" destId="{00882386-08E9-420F-8343-A3E42E7AB530}" srcOrd="0" destOrd="0" parTransId="{0F754715-5BAB-44EF-B9FE-9AFDE95D4A6A}" sibTransId="{7A692111-818F-4E3C-AF15-B4B94B9ED6B1}"/>
    <dgm:cxn modelId="{D0E7849E-DB50-4D39-BD7C-7FCC7C3527BE}" type="presOf" srcId="{623DF64E-938B-49C7-9F82-E2878DD58224}" destId="{95AB25D2-642F-42E7-8CA8-75AA0DCC648D}" srcOrd="0" destOrd="0" presId="urn:microsoft.com/office/officeart/2005/8/layout/matrix3"/>
    <dgm:cxn modelId="{83169E9F-B6F0-4B54-8560-7915EAA99A52}" srcId="{414D8D1D-5EFA-4BFB-8376-65938603648E}" destId="{30D0E1F9-A318-41F4-AC89-E54A14001240}" srcOrd="3" destOrd="0" parTransId="{FEA35C37-3BC6-4916-B540-5DBB364FBADC}" sibTransId="{21A43322-2F5A-4FCA-BC4F-026D056184B8}"/>
    <dgm:cxn modelId="{96D6E1AE-F690-4504-A7DA-B2C932E2BF6A}" type="presOf" srcId="{5FE24EFB-2621-4CAB-99D8-826A95E0AAF5}" destId="{4413FF3E-2BA6-427D-80B2-0F2E81BA4417}" srcOrd="0" destOrd="0" presId="urn:microsoft.com/office/officeart/2005/8/layout/matrix3"/>
    <dgm:cxn modelId="{7453D3B6-FC62-4F20-9197-C7F67CE92576}" type="presOf" srcId="{00882386-08E9-420F-8343-A3E42E7AB530}" destId="{0C1A1449-EFCB-40A5-BFF5-3C53B630F090}" srcOrd="0" destOrd="0" presId="urn:microsoft.com/office/officeart/2005/8/layout/matrix3"/>
    <dgm:cxn modelId="{10A436E0-C532-42D9-9347-A7E281CFB5D4}" type="presParOf" srcId="{C2210677-6CAB-442F-A594-96E15CD32876}" destId="{5FFBBE10-2EB0-4645-BAAD-A9CA88CB61CB}" srcOrd="0" destOrd="0" presId="urn:microsoft.com/office/officeart/2005/8/layout/matrix3"/>
    <dgm:cxn modelId="{0369161F-A7E2-4A9C-803D-FB754606D3A8}" type="presParOf" srcId="{C2210677-6CAB-442F-A594-96E15CD32876}" destId="{0C1A1449-EFCB-40A5-BFF5-3C53B630F090}" srcOrd="1" destOrd="0" presId="urn:microsoft.com/office/officeart/2005/8/layout/matrix3"/>
    <dgm:cxn modelId="{421913CE-C4FB-42A4-BCCF-2614B2D1AB16}" type="presParOf" srcId="{C2210677-6CAB-442F-A594-96E15CD32876}" destId="{4413FF3E-2BA6-427D-80B2-0F2E81BA4417}" srcOrd="2" destOrd="0" presId="urn:microsoft.com/office/officeart/2005/8/layout/matrix3"/>
    <dgm:cxn modelId="{493DE8FE-3C44-4778-904E-A4D7D83D110B}" type="presParOf" srcId="{C2210677-6CAB-442F-A594-96E15CD32876}" destId="{95AB25D2-642F-42E7-8CA8-75AA0DCC648D}" srcOrd="3" destOrd="0" presId="urn:microsoft.com/office/officeart/2005/8/layout/matrix3"/>
    <dgm:cxn modelId="{D5C3D79A-7C77-465F-AC67-1044399895BD}" type="presParOf" srcId="{C2210677-6CAB-442F-A594-96E15CD32876}" destId="{4DDACA15-08B5-4C21-A507-12D916A9836B}" srcOrd="4" destOrd="0" presId="urn:microsoft.com/office/officeart/2005/8/layout/matrix3"/>
  </dgm:cxnLst>
  <dgm:bg>
    <a:noFill/>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DFD18-140C-4D4B-AB2A-CFDE7D0595F0}">
      <dsp:nvSpPr>
        <dsp:cNvPr id="0" name=""/>
        <dsp:cNvSpPr/>
      </dsp:nvSpPr>
      <dsp:spPr>
        <a:xfrm>
          <a:off x="2431773" y="664941"/>
          <a:ext cx="1656521" cy="1656521"/>
        </a:xfrm>
        <a:prstGeom prst="ellipse">
          <a:avLst/>
        </a:prstGeom>
        <a:solidFill>
          <a:schemeClr val="lt1">
            <a:alpha val="50000"/>
            <a:hueOff val="0"/>
            <a:satOff val="0"/>
            <a:lumOff val="0"/>
            <a:alphaOff val="0"/>
          </a:schemeClr>
        </a:solidFill>
        <a:ln w="38100">
          <a:solidFill>
            <a:schemeClr val="accent2">
              <a:shade val="80000"/>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r>
            <a:rPr lang="en-IN" sz="2200" kern="1200">
              <a:solidFill>
                <a:schemeClr val="bg2">
                  <a:lumMod val="10000"/>
                </a:schemeClr>
              </a:solidFill>
            </a:rPr>
            <a:t>Segments</a:t>
          </a:r>
        </a:p>
      </dsp:txBody>
      <dsp:txXfrm>
        <a:off x="2674365" y="907533"/>
        <a:ext cx="1171337" cy="1171337"/>
      </dsp:txXfrm>
    </dsp:sp>
    <dsp:sp modelId="{0A9707C9-D47A-4316-8873-5EB64EE151A9}">
      <dsp:nvSpPr>
        <dsp:cNvPr id="0" name=""/>
        <dsp:cNvSpPr/>
      </dsp:nvSpPr>
      <dsp:spPr>
        <a:xfrm>
          <a:off x="2845904" y="295"/>
          <a:ext cx="828260" cy="828260"/>
        </a:xfrm>
        <a:prstGeom prst="ellipse">
          <a:avLst/>
        </a:prstGeom>
        <a:solidFill>
          <a:schemeClr val="lt1">
            <a:alpha val="50000"/>
            <a:hueOff val="0"/>
            <a:satOff val="0"/>
            <a:lumOff val="0"/>
            <a:alphaOff val="0"/>
          </a:schemeClr>
        </a:solidFill>
        <a:ln w="38100">
          <a:solidFill>
            <a:schemeClr val="accent2">
              <a:shade val="80000"/>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solidFill>
                <a:schemeClr val="bg2">
                  <a:lumMod val="10000"/>
                </a:schemeClr>
              </a:solidFill>
            </a:rPr>
            <a:t>Health Science</a:t>
          </a:r>
        </a:p>
      </dsp:txBody>
      <dsp:txXfrm>
        <a:off x="2967200" y="121591"/>
        <a:ext cx="585668" cy="585668"/>
      </dsp:txXfrm>
    </dsp:sp>
    <dsp:sp modelId="{B5418A56-3F84-4B92-A15B-0C95B3C255E2}">
      <dsp:nvSpPr>
        <dsp:cNvPr id="0" name=""/>
        <dsp:cNvSpPr/>
      </dsp:nvSpPr>
      <dsp:spPr>
        <a:xfrm>
          <a:off x="3924680" y="1079072"/>
          <a:ext cx="828260" cy="828260"/>
        </a:xfrm>
        <a:prstGeom prst="ellipse">
          <a:avLst/>
        </a:prstGeom>
        <a:solidFill>
          <a:schemeClr val="lt1">
            <a:alpha val="50000"/>
            <a:hueOff val="0"/>
            <a:satOff val="0"/>
            <a:lumOff val="0"/>
            <a:alphaOff val="0"/>
          </a:schemeClr>
        </a:solidFill>
        <a:ln w="38100">
          <a:solidFill>
            <a:schemeClr val="accent2">
              <a:shade val="80000"/>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solidFill>
                <a:schemeClr val="bg2">
                  <a:lumMod val="10000"/>
                </a:schemeClr>
              </a:solidFill>
            </a:rPr>
            <a:t>Financial Services</a:t>
          </a:r>
        </a:p>
      </dsp:txBody>
      <dsp:txXfrm>
        <a:off x="4045976" y="1200368"/>
        <a:ext cx="585668" cy="585668"/>
      </dsp:txXfrm>
    </dsp:sp>
    <dsp:sp modelId="{BCA0BDEE-6175-4767-9B71-3951180F4036}">
      <dsp:nvSpPr>
        <dsp:cNvPr id="0" name=""/>
        <dsp:cNvSpPr/>
      </dsp:nvSpPr>
      <dsp:spPr>
        <a:xfrm>
          <a:off x="2845904" y="2157848"/>
          <a:ext cx="828260" cy="828260"/>
        </a:xfrm>
        <a:prstGeom prst="ellipse">
          <a:avLst/>
        </a:prstGeom>
        <a:solidFill>
          <a:schemeClr val="lt1">
            <a:alpha val="50000"/>
            <a:hueOff val="0"/>
            <a:satOff val="0"/>
            <a:lumOff val="0"/>
            <a:alphaOff val="0"/>
          </a:schemeClr>
        </a:solidFill>
        <a:ln w="38100">
          <a:solidFill>
            <a:schemeClr val="accent2">
              <a:shade val="80000"/>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solidFill>
                <a:schemeClr val="bg2">
                  <a:lumMod val="10000"/>
                </a:schemeClr>
              </a:solidFill>
            </a:rPr>
            <a:t>CMT</a:t>
          </a:r>
        </a:p>
      </dsp:txBody>
      <dsp:txXfrm>
        <a:off x="2967200" y="2279144"/>
        <a:ext cx="585668" cy="585668"/>
      </dsp:txXfrm>
    </dsp:sp>
    <dsp:sp modelId="{610B5E2E-7A63-4FF7-9F6C-0C037F915DC2}">
      <dsp:nvSpPr>
        <dsp:cNvPr id="0" name=""/>
        <dsp:cNvSpPr/>
      </dsp:nvSpPr>
      <dsp:spPr>
        <a:xfrm>
          <a:off x="1767127" y="1079072"/>
          <a:ext cx="828260" cy="828260"/>
        </a:xfrm>
        <a:prstGeom prst="ellipse">
          <a:avLst/>
        </a:prstGeom>
        <a:solidFill>
          <a:schemeClr val="lt1">
            <a:alpha val="50000"/>
            <a:hueOff val="0"/>
            <a:satOff val="0"/>
            <a:lumOff val="0"/>
            <a:alphaOff val="0"/>
          </a:schemeClr>
        </a:solidFill>
        <a:ln w="38100">
          <a:solidFill>
            <a:schemeClr val="accent2">
              <a:shade val="80000"/>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IN" sz="1000" kern="1200">
              <a:solidFill>
                <a:schemeClr val="bg2">
                  <a:lumMod val="10000"/>
                </a:schemeClr>
              </a:solidFill>
            </a:rPr>
            <a:t>Products and Resources</a:t>
          </a:r>
        </a:p>
      </dsp:txBody>
      <dsp:txXfrm>
        <a:off x="1888423" y="1200368"/>
        <a:ext cx="585668" cy="5856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EE52E-722A-4EA9-8D92-72501780C492}">
      <dsp:nvSpPr>
        <dsp:cNvPr id="0" name=""/>
        <dsp:cNvSpPr/>
      </dsp:nvSpPr>
      <dsp:spPr>
        <a:xfrm>
          <a:off x="1506909" y="15696"/>
          <a:ext cx="3370933" cy="3370933"/>
        </a:xfrm>
        <a:prstGeom prst="circularArrow">
          <a:avLst>
            <a:gd name="adj1" fmla="val 5274"/>
            <a:gd name="adj2" fmla="val 312630"/>
            <a:gd name="adj3" fmla="val 14257994"/>
            <a:gd name="adj4" fmla="val 17109565"/>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BE9848-E69B-460B-9310-1D0C58FA2DE1}">
      <dsp:nvSpPr>
        <dsp:cNvPr id="0" name=""/>
        <dsp:cNvSpPr/>
      </dsp:nvSpPr>
      <dsp:spPr>
        <a:xfrm>
          <a:off x="2562434" y="20175"/>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Digital Transformation</a:t>
          </a:r>
        </a:p>
      </dsp:txBody>
      <dsp:txXfrm>
        <a:off x="2593185" y="50926"/>
        <a:ext cx="1198382" cy="568440"/>
      </dsp:txXfrm>
    </dsp:sp>
    <dsp:sp modelId="{27BA934D-E217-407A-BC3C-04AE2322D462}">
      <dsp:nvSpPr>
        <dsp:cNvPr id="0" name=""/>
        <dsp:cNvSpPr/>
      </dsp:nvSpPr>
      <dsp:spPr>
        <a:xfrm>
          <a:off x="3728093" y="685289"/>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Cloud Computing</a:t>
          </a:r>
        </a:p>
      </dsp:txBody>
      <dsp:txXfrm>
        <a:off x="3758844" y="716040"/>
        <a:ext cx="1198382" cy="568440"/>
      </dsp:txXfrm>
    </dsp:sp>
    <dsp:sp modelId="{794D962D-A689-4698-92A6-941F5AE4226E}">
      <dsp:nvSpPr>
        <dsp:cNvPr id="0" name=""/>
        <dsp:cNvSpPr/>
      </dsp:nvSpPr>
      <dsp:spPr>
        <a:xfrm>
          <a:off x="3728093" y="2052808"/>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AI and ML</a:t>
          </a:r>
        </a:p>
      </dsp:txBody>
      <dsp:txXfrm>
        <a:off x="3758844" y="2083559"/>
        <a:ext cx="1198382" cy="568440"/>
      </dsp:txXfrm>
    </dsp:sp>
    <dsp:sp modelId="{FC11A81A-38CB-476D-A97A-EA3F7BF70CA3}">
      <dsp:nvSpPr>
        <dsp:cNvPr id="0" name=""/>
        <dsp:cNvSpPr/>
      </dsp:nvSpPr>
      <dsp:spPr>
        <a:xfrm>
          <a:off x="2543787" y="2736567"/>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Cybersecurity</a:t>
          </a:r>
        </a:p>
      </dsp:txBody>
      <dsp:txXfrm>
        <a:off x="2574538" y="2767318"/>
        <a:ext cx="1198382" cy="568440"/>
      </dsp:txXfrm>
    </dsp:sp>
    <dsp:sp modelId="{599D9F0C-4D9C-463B-A550-6E3AFCCFA9D3}">
      <dsp:nvSpPr>
        <dsp:cNvPr id="0" name=""/>
        <dsp:cNvSpPr/>
      </dsp:nvSpPr>
      <dsp:spPr>
        <a:xfrm>
          <a:off x="1359482" y="2052808"/>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Data Analytics</a:t>
          </a:r>
        </a:p>
      </dsp:txBody>
      <dsp:txXfrm>
        <a:off x="1390233" y="2083559"/>
        <a:ext cx="1198382" cy="568440"/>
      </dsp:txXfrm>
    </dsp:sp>
    <dsp:sp modelId="{56ECD60C-31DC-445A-9C58-C054FD5E2D5D}">
      <dsp:nvSpPr>
        <dsp:cNvPr id="0" name=""/>
        <dsp:cNvSpPr/>
      </dsp:nvSpPr>
      <dsp:spPr>
        <a:xfrm>
          <a:off x="1359482" y="685289"/>
          <a:ext cx="1259884" cy="629942"/>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Mobile Technologies</a:t>
          </a:r>
        </a:p>
      </dsp:txBody>
      <dsp:txXfrm>
        <a:off x="1390233" y="716040"/>
        <a:ext cx="1198382" cy="5684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FBBE10-2EB0-4645-BAAD-A9CA88CB61CB}">
      <dsp:nvSpPr>
        <dsp:cNvPr id="0" name=""/>
        <dsp:cNvSpPr/>
      </dsp:nvSpPr>
      <dsp:spPr>
        <a:xfrm>
          <a:off x="1702777" y="0"/>
          <a:ext cx="3200400" cy="320040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C1A1449-EFCB-40A5-BFF5-3C53B630F090}">
      <dsp:nvSpPr>
        <dsp:cNvPr id="0" name=""/>
        <dsp:cNvSpPr/>
      </dsp:nvSpPr>
      <dsp:spPr>
        <a:xfrm>
          <a:off x="2006815" y="304038"/>
          <a:ext cx="1248156" cy="1248156"/>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Strength-Strong Client Base, BFSI and Healthcare focus</a:t>
          </a:r>
        </a:p>
      </dsp:txBody>
      <dsp:txXfrm>
        <a:off x="2067745" y="364968"/>
        <a:ext cx="1126296" cy="1126296"/>
      </dsp:txXfrm>
    </dsp:sp>
    <dsp:sp modelId="{4413FF3E-2BA6-427D-80B2-0F2E81BA4417}">
      <dsp:nvSpPr>
        <dsp:cNvPr id="0" name=""/>
        <dsp:cNvSpPr/>
      </dsp:nvSpPr>
      <dsp:spPr>
        <a:xfrm>
          <a:off x="3350983" y="304038"/>
          <a:ext cx="1248156" cy="1248156"/>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Weakness-North America Dependency</a:t>
          </a:r>
        </a:p>
      </dsp:txBody>
      <dsp:txXfrm>
        <a:off x="3411913" y="364968"/>
        <a:ext cx="1126296" cy="1126296"/>
      </dsp:txXfrm>
    </dsp:sp>
    <dsp:sp modelId="{95AB25D2-642F-42E7-8CA8-75AA0DCC648D}">
      <dsp:nvSpPr>
        <dsp:cNvPr id="0" name=""/>
        <dsp:cNvSpPr/>
      </dsp:nvSpPr>
      <dsp:spPr>
        <a:xfrm>
          <a:off x="2006815" y="1648206"/>
          <a:ext cx="1248156" cy="1248156"/>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Opportunities- Generative AI and Cloud Computing</a:t>
          </a:r>
        </a:p>
      </dsp:txBody>
      <dsp:txXfrm>
        <a:off x="2067745" y="1709136"/>
        <a:ext cx="1126296" cy="1126296"/>
      </dsp:txXfrm>
    </dsp:sp>
    <dsp:sp modelId="{4DDACA15-08B5-4C21-A507-12D916A9836B}">
      <dsp:nvSpPr>
        <dsp:cNvPr id="0" name=""/>
        <dsp:cNvSpPr/>
      </dsp:nvSpPr>
      <dsp:spPr>
        <a:xfrm>
          <a:off x="3350983" y="1648206"/>
          <a:ext cx="1248156" cy="1248156"/>
        </a:xfrm>
        <a:prstGeom prst="roundRect">
          <a:avLst/>
        </a:prstGeom>
        <a:solidFill>
          <a:schemeClr val="accent1">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IN" sz="1300" kern="1200"/>
            <a:t>Threat- Competition from Infosys</a:t>
          </a:r>
        </a:p>
      </dsp:txBody>
      <dsp:txXfrm>
        <a:off x="3411913"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30498E7B1F4AE79D763A0B84260850"/>
        <w:category>
          <w:name w:val="General"/>
          <w:gallery w:val="placeholder"/>
        </w:category>
        <w:types>
          <w:type w:val="bbPlcHdr"/>
        </w:types>
        <w:behaviors>
          <w:behavior w:val="content"/>
        </w:behaviors>
        <w:guid w:val="{3B055C79-A760-4E1E-8B41-A727A0184DF6}"/>
      </w:docPartPr>
      <w:docPartBody>
        <w:p w:rsidR="0076046D" w:rsidRDefault="000B2A7D">
          <w:pPr>
            <w:pStyle w:val="CF30498E7B1F4AE79D763A0B8426085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25</w:t>
          </w:r>
          <w:r w:rsidRPr="00D86945">
            <w:rPr>
              <w:rStyle w:val="SubtitleChar"/>
              <w:b/>
            </w:rPr>
            <w:fldChar w:fldCharType="end"/>
          </w:r>
        </w:p>
      </w:docPartBody>
    </w:docPart>
    <w:docPart>
      <w:docPartPr>
        <w:name w:val="5F4B48C91B924D55BCD965336E1B9DF4"/>
        <w:category>
          <w:name w:val="General"/>
          <w:gallery w:val="placeholder"/>
        </w:category>
        <w:types>
          <w:type w:val="bbPlcHdr"/>
        </w:types>
        <w:behaviors>
          <w:behavior w:val="content"/>
        </w:behaviors>
        <w:guid w:val="{3EE9BF93-36A8-4231-B0ED-5A589D0E3A44}"/>
      </w:docPartPr>
      <w:docPartBody>
        <w:p w:rsidR="0076046D" w:rsidRDefault="000B2A7D">
          <w:pPr>
            <w:pStyle w:val="5F4B48C91B924D55BCD965336E1B9DF4"/>
          </w:pPr>
          <w:r>
            <w:t>COMPANY NAME</w:t>
          </w:r>
        </w:p>
      </w:docPartBody>
    </w:docPart>
    <w:docPart>
      <w:docPartPr>
        <w:name w:val="E2C8E65E3F7C4C8183F58B7F3C2957D6"/>
        <w:category>
          <w:name w:val="General"/>
          <w:gallery w:val="placeholder"/>
        </w:category>
        <w:types>
          <w:type w:val="bbPlcHdr"/>
        </w:types>
        <w:behaviors>
          <w:behavior w:val="content"/>
        </w:behaviors>
        <w:guid w:val="{09861D99-39A9-40DA-8F90-187391C67C8F}"/>
      </w:docPartPr>
      <w:docPartBody>
        <w:p w:rsidR="0076046D" w:rsidRDefault="000B2A7D">
          <w:pPr>
            <w:pStyle w:val="E2C8E65E3F7C4C8183F58B7F3C2957D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7D"/>
    <w:rsid w:val="00011842"/>
    <w:rsid w:val="000B2A7D"/>
    <w:rsid w:val="00101C80"/>
    <w:rsid w:val="00366A83"/>
    <w:rsid w:val="004D4CC3"/>
    <w:rsid w:val="00624C0C"/>
    <w:rsid w:val="0076046D"/>
    <w:rsid w:val="00982599"/>
    <w:rsid w:val="00A33D06"/>
    <w:rsid w:val="00BE7717"/>
    <w:rsid w:val="00C6692F"/>
    <w:rsid w:val="00FE0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CF30498E7B1F4AE79D763A0B84260850">
    <w:name w:val="CF30498E7B1F4AE79D763A0B84260850"/>
  </w:style>
  <w:style w:type="paragraph" w:customStyle="1" w:styleId="5F4B48C91B924D55BCD965336E1B9DF4">
    <w:name w:val="5F4B48C91B924D55BCD965336E1B9DF4"/>
  </w:style>
  <w:style w:type="paragraph" w:customStyle="1" w:styleId="E2C8E65E3F7C4C8183F58B7F3C2957D6">
    <w:name w:val="E2C8E65E3F7C4C8183F58B7F3C2957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Nikhil Pandey</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71151-4777-4A2E-94C1-EBD8609E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{2E3C921F-606B-4C4A-9067-92E2FE2758AE}tf16392850_win32</Template>
  <TotalTime>152</TotalTime>
  <Pages>32</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DELL</cp:lastModifiedBy>
  <cp:revision>11</cp:revision>
  <cp:lastPrinted>2025-03-30T18:06:00Z</cp:lastPrinted>
  <dcterms:created xsi:type="dcterms:W3CDTF">2025-04-09T09:56:00Z</dcterms:created>
  <dcterms:modified xsi:type="dcterms:W3CDTF">2025-04-09T12:27:00Z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